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20EC" w14:textId="77777777" w:rsidR="00567B56" w:rsidRPr="00567B56" w:rsidRDefault="00567B56" w:rsidP="00BA228C">
      <w:pPr>
        <w:jc w:val="both"/>
        <w:rPr>
          <w:rFonts w:hint="eastAsia"/>
          <w:b/>
          <w:sz w:val="20"/>
        </w:rPr>
      </w:pPr>
      <w:r w:rsidRPr="00567B56">
        <w:rPr>
          <w:rFonts w:hint="eastAsia"/>
          <w:b/>
          <w:sz w:val="20"/>
        </w:rPr>
        <w:t>Short Questions</w:t>
      </w:r>
    </w:p>
    <w:p w14:paraId="50D2E4E9" w14:textId="77777777" w:rsidR="00567B56" w:rsidRDefault="00567B56" w:rsidP="00BA228C">
      <w:pPr>
        <w:jc w:val="both"/>
        <w:rPr>
          <w:rFonts w:hint="eastAsia"/>
          <w:sz w:val="20"/>
        </w:rPr>
      </w:pPr>
    </w:p>
    <w:p w14:paraId="45A49D0E" w14:textId="77777777" w:rsidR="00567B56" w:rsidRDefault="00567B56" w:rsidP="00BA228C">
      <w:pPr>
        <w:jc w:val="both"/>
        <w:rPr>
          <w:rFonts w:hint="eastAsia"/>
          <w:sz w:val="20"/>
        </w:rPr>
      </w:pPr>
      <w:proofErr w:type="gramStart"/>
      <w:r>
        <w:rPr>
          <w:rFonts w:hint="eastAsia"/>
          <w:sz w:val="20"/>
        </w:rPr>
        <w:t>|!|</w:t>
      </w:r>
      <w:proofErr w:type="gramEnd"/>
      <w:r>
        <w:rPr>
          <w:rFonts w:hint="eastAsia"/>
          <w:sz w:val="20"/>
        </w:rPr>
        <w:t>ES31001</w:t>
      </w:r>
      <w:proofErr w:type="gramStart"/>
      <w:r>
        <w:rPr>
          <w:rFonts w:hint="eastAsia"/>
          <w:sz w:val="20"/>
        </w:rPr>
        <w:t>|!|</w:t>
      </w:r>
      <w:proofErr w:type="gramEnd"/>
    </w:p>
    <w:p w14:paraId="5729F6D4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What happened to Alsace-Lorraine after the Franco-Prussian War?</w:t>
      </w:r>
    </w:p>
    <w:p w14:paraId="7FEF0D8F" w14:textId="77777777" w:rsidR="000F70BE" w:rsidRDefault="000F70BE" w:rsidP="000F70BE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10E83265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##It was ceded to Germany.##</w:t>
      </w:r>
    </w:p>
    <w:p w14:paraId="36E20184" w14:textId="77777777" w:rsidR="00EF7ECB" w:rsidRPr="00BA228C" w:rsidRDefault="00EF7ECB" w:rsidP="00BA228C">
      <w:pPr>
        <w:jc w:val="both"/>
        <w:rPr>
          <w:sz w:val="20"/>
        </w:rPr>
      </w:pPr>
    </w:p>
    <w:p w14:paraId="176100F8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|!|ES3100</w:t>
      </w:r>
      <w:r w:rsidR="009121B8">
        <w:rPr>
          <w:rFonts w:hint="eastAsia"/>
          <w:sz w:val="20"/>
        </w:rPr>
        <w:t>2</w:t>
      </w:r>
      <w:r>
        <w:rPr>
          <w:rFonts w:hint="eastAsia"/>
          <w:sz w:val="20"/>
        </w:rPr>
        <w:t>|!|</w:t>
      </w:r>
    </w:p>
    <w:p w14:paraId="7F6EDFAA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Who started the alliance system to isolate France?</w:t>
      </w:r>
    </w:p>
    <w:p w14:paraId="5B877817" w14:textId="77777777" w:rsidR="000F70BE" w:rsidRDefault="000F70BE" w:rsidP="000F70BE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7716E371" w14:textId="77777777" w:rsidR="000F70BE" w:rsidRDefault="000F70BE" w:rsidP="000F70BE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44206521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##It was started by the Chancellor of Germany, Bismarck.##</w:t>
      </w:r>
    </w:p>
    <w:p w14:paraId="29D47F3A" w14:textId="77777777" w:rsidR="00EF7ECB" w:rsidRPr="00BA228C" w:rsidRDefault="00EF7ECB" w:rsidP="00BA228C">
      <w:pPr>
        <w:jc w:val="both"/>
        <w:rPr>
          <w:sz w:val="20"/>
        </w:rPr>
      </w:pPr>
    </w:p>
    <w:p w14:paraId="58219E8C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|!|ES3100</w:t>
      </w:r>
      <w:r w:rsidR="009121B8">
        <w:rPr>
          <w:rFonts w:hint="eastAsia"/>
          <w:sz w:val="20"/>
        </w:rPr>
        <w:t>3</w:t>
      </w:r>
      <w:r>
        <w:rPr>
          <w:rFonts w:hint="eastAsia"/>
          <w:sz w:val="20"/>
        </w:rPr>
        <w:t>|!|</w:t>
      </w:r>
    </w:p>
    <w:p w14:paraId="1CCC4FD5" w14:textId="77777777" w:rsidR="00EF7ECB" w:rsidRPr="00BA228C" w:rsidRDefault="00EF7ECB" w:rsidP="00BA228C">
      <w:pPr>
        <w:pStyle w:val="BodyText"/>
        <w:rPr>
          <w:sz w:val="20"/>
        </w:rPr>
      </w:pPr>
      <w:r w:rsidRPr="00BA228C">
        <w:rPr>
          <w:sz w:val="20"/>
        </w:rPr>
        <w:t>What is militarism?</w:t>
      </w:r>
    </w:p>
    <w:p w14:paraId="651F523A" w14:textId="77777777" w:rsidR="000F70BE" w:rsidRDefault="000F70BE" w:rsidP="000F70BE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7DA26F95" w14:textId="77777777" w:rsidR="000F70BE" w:rsidRDefault="000F70BE" w:rsidP="000F70BE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5B9F9246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 xml:space="preserve">##Militarism is a belief in the use of force to settle conflicts with other states and to uphold national </w:t>
      </w:r>
      <w:proofErr w:type="spellStart"/>
      <w:r w:rsidRPr="00BA228C">
        <w:rPr>
          <w:sz w:val="20"/>
        </w:rPr>
        <w:t>hono</w:t>
      </w:r>
      <w:ins w:id="0" w:author="Aristo" w:date="2010-02-24T14:53:00Z">
        <w:r w:rsidR="008C79B5">
          <w:rPr>
            <w:rFonts w:hint="eastAsia"/>
            <w:sz w:val="20"/>
          </w:rPr>
          <w:t>u</w:t>
        </w:r>
      </w:ins>
      <w:r w:rsidRPr="00BA228C">
        <w:rPr>
          <w:sz w:val="20"/>
        </w:rPr>
        <w:t>r</w:t>
      </w:r>
      <w:proofErr w:type="spellEnd"/>
      <w:r w:rsidRPr="00BA228C">
        <w:rPr>
          <w:sz w:val="20"/>
        </w:rPr>
        <w:t>.##</w:t>
      </w:r>
    </w:p>
    <w:p w14:paraId="13BB7DE5" w14:textId="77777777" w:rsidR="00EF7ECB" w:rsidRPr="00BA228C" w:rsidRDefault="00EF7ECB" w:rsidP="00BA228C">
      <w:pPr>
        <w:jc w:val="both"/>
        <w:rPr>
          <w:sz w:val="20"/>
        </w:rPr>
      </w:pPr>
    </w:p>
    <w:p w14:paraId="1AD97457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|!|ES3100</w:t>
      </w:r>
      <w:r w:rsidR="009121B8">
        <w:rPr>
          <w:rFonts w:hint="eastAsia"/>
          <w:sz w:val="20"/>
        </w:rPr>
        <w:t>4</w:t>
      </w:r>
      <w:r>
        <w:rPr>
          <w:rFonts w:hint="eastAsia"/>
          <w:sz w:val="20"/>
        </w:rPr>
        <w:t>|!|</w:t>
      </w:r>
    </w:p>
    <w:p w14:paraId="2350DF49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Which three countries formed the Triple Alliance?</w:t>
      </w:r>
    </w:p>
    <w:p w14:paraId="7092B767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4792D9FC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67C18437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##It was formed by Germany, Austria-Hungary and Italy.##</w:t>
      </w:r>
    </w:p>
    <w:p w14:paraId="05FA32DC" w14:textId="77777777" w:rsidR="00EF7ECB" w:rsidRPr="00BA228C" w:rsidRDefault="00EF7ECB" w:rsidP="00BA228C">
      <w:pPr>
        <w:jc w:val="both"/>
        <w:rPr>
          <w:sz w:val="20"/>
        </w:rPr>
      </w:pPr>
    </w:p>
    <w:p w14:paraId="6A7DE594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|!|ES3100</w:t>
      </w:r>
      <w:r w:rsidR="009121B8">
        <w:rPr>
          <w:rFonts w:hint="eastAsia"/>
          <w:sz w:val="20"/>
        </w:rPr>
        <w:t>5</w:t>
      </w:r>
      <w:r>
        <w:rPr>
          <w:rFonts w:hint="eastAsia"/>
          <w:sz w:val="20"/>
        </w:rPr>
        <w:t>|!|</w:t>
      </w:r>
    </w:p>
    <w:p w14:paraId="7ADD5FCA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Which three countries formed the Triple Entente?</w:t>
      </w:r>
    </w:p>
    <w:p w14:paraId="19B0C058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2CCFC277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3964288C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##It was formed by Britain, France and Russia.##</w:t>
      </w:r>
    </w:p>
    <w:p w14:paraId="52744A1E" w14:textId="77777777" w:rsidR="00EF7ECB" w:rsidRPr="00BA228C" w:rsidRDefault="00EF7ECB" w:rsidP="00BA228C">
      <w:pPr>
        <w:jc w:val="both"/>
        <w:rPr>
          <w:sz w:val="20"/>
        </w:rPr>
      </w:pPr>
    </w:p>
    <w:p w14:paraId="524C30C5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|!|ES3100</w:t>
      </w:r>
      <w:r w:rsidR="009121B8">
        <w:rPr>
          <w:rFonts w:hint="eastAsia"/>
          <w:sz w:val="20"/>
        </w:rPr>
        <w:t>6</w:t>
      </w:r>
      <w:r>
        <w:rPr>
          <w:rFonts w:hint="eastAsia"/>
          <w:sz w:val="20"/>
        </w:rPr>
        <w:t>|!|</w:t>
      </w:r>
    </w:p>
    <w:p w14:paraId="4FF7E788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How did the alliance system lead to the First World War?</w:t>
      </w:r>
    </w:p>
    <w:p w14:paraId="747A30CF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0EAF5E54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78C269FE" w14:textId="77777777" w:rsidR="00EF7ECB" w:rsidRPr="00BA228C" w:rsidRDefault="00EF7ECB" w:rsidP="00BA228C">
      <w:pPr>
        <w:pStyle w:val="BodyText"/>
        <w:rPr>
          <w:sz w:val="20"/>
        </w:rPr>
      </w:pPr>
      <w:r w:rsidRPr="00BA228C">
        <w:rPr>
          <w:sz w:val="20"/>
        </w:rPr>
        <w:t xml:space="preserve">##It increased distrust among the European Powers, and </w:t>
      </w:r>
      <w:r w:rsidR="008217A1" w:rsidRPr="00BA228C">
        <w:rPr>
          <w:sz w:val="20"/>
        </w:rPr>
        <w:t xml:space="preserve">succeeded in </w:t>
      </w:r>
      <w:r w:rsidRPr="00BA228C">
        <w:rPr>
          <w:sz w:val="20"/>
        </w:rPr>
        <w:t>turn</w:t>
      </w:r>
      <w:r w:rsidR="008217A1" w:rsidRPr="00BA228C">
        <w:rPr>
          <w:sz w:val="20"/>
        </w:rPr>
        <w:t>ing</w:t>
      </w:r>
      <w:r w:rsidRPr="00BA228C">
        <w:rPr>
          <w:sz w:val="20"/>
        </w:rPr>
        <w:t xml:space="preserve"> a local war into a general war.##</w:t>
      </w:r>
    </w:p>
    <w:p w14:paraId="55693F4A" w14:textId="77777777" w:rsidR="00EF7ECB" w:rsidRDefault="00EF7ECB" w:rsidP="00BA228C">
      <w:pPr>
        <w:numPr>
          <w:ins w:id="1" w:author="Aristo" w:date="2010-02-24T16:43:00Z"/>
        </w:numPr>
        <w:jc w:val="both"/>
        <w:rPr>
          <w:ins w:id="2" w:author="Aristo" w:date="2010-02-24T16:43:00Z"/>
          <w:rFonts w:hint="eastAsia"/>
          <w:sz w:val="20"/>
        </w:rPr>
      </w:pPr>
    </w:p>
    <w:p w14:paraId="41ADEA0D" w14:textId="77777777" w:rsidR="006134A3" w:rsidRPr="00BA228C" w:rsidRDefault="006134A3" w:rsidP="00BA228C">
      <w:pPr>
        <w:jc w:val="both"/>
        <w:rPr>
          <w:rFonts w:hint="eastAsia"/>
          <w:sz w:val="20"/>
        </w:rPr>
      </w:pPr>
    </w:p>
    <w:p w14:paraId="47F8CB57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lastRenderedPageBreak/>
        <w:t>|!|ES3100</w:t>
      </w:r>
      <w:r w:rsidR="009121B8">
        <w:rPr>
          <w:rFonts w:hint="eastAsia"/>
          <w:sz w:val="20"/>
        </w:rPr>
        <w:t>7</w:t>
      </w:r>
      <w:r>
        <w:rPr>
          <w:rFonts w:hint="eastAsia"/>
          <w:sz w:val="20"/>
        </w:rPr>
        <w:t>|!|</w:t>
      </w:r>
    </w:p>
    <w:p w14:paraId="2E9DA18C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 xml:space="preserve">How did the armaments race between Britain and Germany affect their relations? </w:t>
      </w:r>
    </w:p>
    <w:p w14:paraId="704B42A3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12484BB2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7A8CB577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##It increased the tensions between the two countries.##</w:t>
      </w:r>
    </w:p>
    <w:p w14:paraId="031A9337" w14:textId="77777777" w:rsidR="00EF7ECB" w:rsidRPr="00BA228C" w:rsidRDefault="00EF7ECB" w:rsidP="00BA228C">
      <w:pPr>
        <w:jc w:val="both"/>
        <w:rPr>
          <w:sz w:val="20"/>
        </w:rPr>
      </w:pPr>
    </w:p>
    <w:p w14:paraId="2D8E578F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|!|ES3100</w:t>
      </w:r>
      <w:r w:rsidR="009121B8">
        <w:rPr>
          <w:rFonts w:hint="eastAsia"/>
          <w:sz w:val="20"/>
        </w:rPr>
        <w:t>8</w:t>
      </w:r>
      <w:r>
        <w:rPr>
          <w:rFonts w:hint="eastAsia"/>
          <w:sz w:val="20"/>
        </w:rPr>
        <w:t>|!|</w:t>
      </w:r>
    </w:p>
    <w:p w14:paraId="48C1D3BB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Which event set off the First World War?</w:t>
      </w:r>
    </w:p>
    <w:p w14:paraId="4EE4820D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2F5E13C0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##The Sarajevo Incident.##</w:t>
      </w:r>
    </w:p>
    <w:p w14:paraId="47287D39" w14:textId="77777777" w:rsidR="00EF7ECB" w:rsidRPr="00BA228C" w:rsidRDefault="00EF7ECB" w:rsidP="00BA228C">
      <w:pPr>
        <w:jc w:val="both"/>
        <w:rPr>
          <w:sz w:val="20"/>
        </w:rPr>
      </w:pPr>
    </w:p>
    <w:p w14:paraId="7758D0B1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|!|ES3100</w:t>
      </w:r>
      <w:r w:rsidR="009121B8">
        <w:rPr>
          <w:rFonts w:hint="eastAsia"/>
          <w:sz w:val="20"/>
        </w:rPr>
        <w:t>9</w:t>
      </w:r>
      <w:r>
        <w:rPr>
          <w:rFonts w:hint="eastAsia"/>
          <w:sz w:val="20"/>
        </w:rPr>
        <w:t>|!|</w:t>
      </w:r>
    </w:p>
    <w:p w14:paraId="254B001A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Who were assassinated at Sarajevo on June 28, 1914?</w:t>
      </w:r>
    </w:p>
    <w:p w14:paraId="494FAB34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1067C7DB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786AC77D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 xml:space="preserve">##Archduke Ferdinand, the </w:t>
      </w:r>
      <w:r w:rsidR="008217A1" w:rsidRPr="00BA228C">
        <w:rPr>
          <w:sz w:val="20"/>
        </w:rPr>
        <w:t>heir to</w:t>
      </w:r>
      <w:r w:rsidRPr="00BA228C">
        <w:rPr>
          <w:sz w:val="20"/>
        </w:rPr>
        <w:t xml:space="preserve"> the Austrian Empire, and his wife were assassinated.##</w:t>
      </w:r>
    </w:p>
    <w:p w14:paraId="337409B0" w14:textId="77777777" w:rsidR="00EF7ECB" w:rsidRPr="00BA228C" w:rsidRDefault="00EF7ECB" w:rsidP="00BA228C">
      <w:pPr>
        <w:jc w:val="both"/>
        <w:rPr>
          <w:sz w:val="20"/>
        </w:rPr>
      </w:pPr>
    </w:p>
    <w:p w14:paraId="05A46169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</w:t>
      </w:r>
      <w:r w:rsidR="009121B8">
        <w:rPr>
          <w:rFonts w:hint="eastAsia"/>
          <w:sz w:val="20"/>
        </w:rPr>
        <w:t>1</w:t>
      </w:r>
      <w:r>
        <w:rPr>
          <w:rFonts w:hint="eastAsia"/>
          <w:sz w:val="20"/>
        </w:rPr>
        <w:t>0|!|</w:t>
      </w:r>
    </w:p>
    <w:p w14:paraId="0E399CAA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What was the Sarajevo Incident?</w:t>
      </w:r>
    </w:p>
    <w:p w14:paraId="533BDCFB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3A995E01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28B81785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##It refers to the event that took place on June 28,1914 when a Bosnian murdered Archduke Ferdinand, the heir to the Emperor of Austria-Hungary in Sarajevo.##</w:t>
      </w:r>
    </w:p>
    <w:p w14:paraId="396B03E9" w14:textId="77777777" w:rsidR="00EF7ECB" w:rsidRPr="00BA228C" w:rsidRDefault="00EF7ECB" w:rsidP="00BA228C">
      <w:pPr>
        <w:jc w:val="both"/>
        <w:rPr>
          <w:sz w:val="20"/>
        </w:rPr>
      </w:pPr>
    </w:p>
    <w:p w14:paraId="5981DD21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</w:t>
      </w:r>
      <w:r w:rsidR="009121B8">
        <w:rPr>
          <w:rFonts w:hint="eastAsia"/>
          <w:sz w:val="20"/>
        </w:rPr>
        <w:t>1</w:t>
      </w:r>
      <w:r>
        <w:rPr>
          <w:rFonts w:hint="eastAsia"/>
          <w:sz w:val="20"/>
        </w:rPr>
        <w:t>1|!|</w:t>
      </w:r>
    </w:p>
    <w:p w14:paraId="660D32DF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Give the name of the two blocs of countries that took part in the First World War.</w:t>
      </w:r>
    </w:p>
    <w:p w14:paraId="236586D4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08F2497D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51F9E50D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##They are the Central Powers and the Allies.##</w:t>
      </w:r>
    </w:p>
    <w:p w14:paraId="7AD4F6BD" w14:textId="77777777" w:rsidR="00EF7ECB" w:rsidRPr="00BA228C" w:rsidRDefault="00EF7ECB" w:rsidP="00BA228C">
      <w:pPr>
        <w:jc w:val="both"/>
        <w:rPr>
          <w:sz w:val="20"/>
        </w:rPr>
      </w:pPr>
    </w:p>
    <w:p w14:paraId="570ABAC0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</w:t>
      </w:r>
      <w:r w:rsidR="009121B8">
        <w:rPr>
          <w:rFonts w:hint="eastAsia"/>
          <w:sz w:val="20"/>
        </w:rPr>
        <w:t>12</w:t>
      </w:r>
      <w:r>
        <w:rPr>
          <w:rFonts w:hint="eastAsia"/>
          <w:sz w:val="20"/>
        </w:rPr>
        <w:t>|!|</w:t>
      </w:r>
    </w:p>
    <w:p w14:paraId="51AB4EF6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Which countries formed the Central Powers?</w:t>
      </w:r>
    </w:p>
    <w:p w14:paraId="34010CD5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27561C93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2D92FB09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##They include</w:t>
      </w:r>
      <w:r w:rsidR="008217A1" w:rsidRPr="00BA228C">
        <w:rPr>
          <w:sz w:val="20"/>
        </w:rPr>
        <w:t>d</w:t>
      </w:r>
      <w:r w:rsidRPr="00BA228C">
        <w:rPr>
          <w:sz w:val="20"/>
        </w:rPr>
        <w:t xml:space="preserve"> Germany, Austria-Hungary, Bulgaria and Turkey.##</w:t>
      </w:r>
    </w:p>
    <w:p w14:paraId="7AB5549E" w14:textId="77777777" w:rsidR="00EF7ECB" w:rsidRPr="00BA228C" w:rsidRDefault="00EF7ECB" w:rsidP="00BA228C">
      <w:pPr>
        <w:jc w:val="both"/>
        <w:rPr>
          <w:sz w:val="20"/>
        </w:rPr>
      </w:pPr>
    </w:p>
    <w:p w14:paraId="197C3520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</w:t>
      </w:r>
      <w:r w:rsidR="009121B8">
        <w:rPr>
          <w:rFonts w:hint="eastAsia"/>
          <w:sz w:val="20"/>
        </w:rPr>
        <w:t>13</w:t>
      </w:r>
      <w:r>
        <w:rPr>
          <w:rFonts w:hint="eastAsia"/>
          <w:sz w:val="20"/>
        </w:rPr>
        <w:t>|!|</w:t>
      </w:r>
    </w:p>
    <w:p w14:paraId="4D0ECC8A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Which countries formed the Allies?</w:t>
      </w:r>
    </w:p>
    <w:p w14:paraId="4BC9A1A6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114B3D24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0E754DC5" w14:textId="77777777" w:rsidR="00EF7ECB" w:rsidRPr="00BA228C" w:rsidRDefault="00EF7ECB" w:rsidP="00BA228C">
      <w:pPr>
        <w:tabs>
          <w:tab w:val="left" w:pos="6840"/>
        </w:tabs>
        <w:jc w:val="both"/>
        <w:rPr>
          <w:sz w:val="20"/>
        </w:rPr>
      </w:pPr>
      <w:r w:rsidRPr="00BA228C">
        <w:rPr>
          <w:sz w:val="20"/>
        </w:rPr>
        <w:lastRenderedPageBreak/>
        <w:t>##They include</w:t>
      </w:r>
      <w:r w:rsidR="008217A1" w:rsidRPr="00BA228C">
        <w:rPr>
          <w:sz w:val="20"/>
        </w:rPr>
        <w:t>d</w:t>
      </w:r>
      <w:r w:rsidRPr="00BA228C">
        <w:rPr>
          <w:sz w:val="20"/>
        </w:rPr>
        <w:t xml:space="preserve"> Russia, Britain, France, Serbia, the United States.##</w:t>
      </w:r>
    </w:p>
    <w:p w14:paraId="4535412D" w14:textId="77777777" w:rsidR="00EF7ECB" w:rsidRPr="00BA228C" w:rsidRDefault="00EF7ECB" w:rsidP="00BA228C">
      <w:pPr>
        <w:jc w:val="both"/>
        <w:rPr>
          <w:sz w:val="20"/>
        </w:rPr>
      </w:pPr>
    </w:p>
    <w:p w14:paraId="2712478C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</w:t>
      </w:r>
      <w:r w:rsidR="009121B8">
        <w:rPr>
          <w:rFonts w:hint="eastAsia"/>
          <w:sz w:val="20"/>
        </w:rPr>
        <w:t>14</w:t>
      </w:r>
      <w:r>
        <w:rPr>
          <w:rFonts w:hint="eastAsia"/>
          <w:sz w:val="20"/>
        </w:rPr>
        <w:t>|!|</w:t>
      </w:r>
    </w:p>
    <w:p w14:paraId="034F846E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How did Russia’s withdrawal from the First World War affect the Allies?</w:t>
      </w:r>
    </w:p>
    <w:p w14:paraId="1C9816C7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11AE8739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6F863F4A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##Russia’s withdrawal from the war had little effect on the Allies because the weapons of Russia were backward and her soldiers were poorly equipped.##</w:t>
      </w:r>
    </w:p>
    <w:p w14:paraId="0C36F2D2" w14:textId="77777777" w:rsidR="00EF7ECB" w:rsidRPr="00BA228C" w:rsidRDefault="00EF7ECB" w:rsidP="00BA228C">
      <w:pPr>
        <w:jc w:val="both"/>
        <w:rPr>
          <w:sz w:val="20"/>
        </w:rPr>
      </w:pPr>
    </w:p>
    <w:p w14:paraId="330E1C36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</w:t>
      </w:r>
      <w:r w:rsidR="009121B8">
        <w:rPr>
          <w:rFonts w:hint="eastAsia"/>
          <w:sz w:val="20"/>
        </w:rPr>
        <w:t>15</w:t>
      </w:r>
      <w:r>
        <w:rPr>
          <w:rFonts w:hint="eastAsia"/>
          <w:sz w:val="20"/>
        </w:rPr>
        <w:t>|!|</w:t>
      </w:r>
    </w:p>
    <w:p w14:paraId="3F5D06C1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What was the importance of the United States’ entry into the First World War?</w:t>
      </w:r>
    </w:p>
    <w:p w14:paraId="6ED8EA5C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12A3B9DF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2E1E4973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##American entry into the First World War helped the Allies to defeat the Central Powers more quickly.##</w:t>
      </w:r>
    </w:p>
    <w:p w14:paraId="5AF48569" w14:textId="77777777" w:rsidR="00EF7ECB" w:rsidRPr="00BA228C" w:rsidRDefault="00EF7ECB" w:rsidP="00BA228C">
      <w:pPr>
        <w:jc w:val="both"/>
        <w:rPr>
          <w:sz w:val="20"/>
        </w:rPr>
      </w:pPr>
    </w:p>
    <w:p w14:paraId="71AEF5AB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|!|ES3101</w:t>
      </w:r>
      <w:r w:rsidR="009121B8">
        <w:rPr>
          <w:rFonts w:hint="eastAsia"/>
          <w:sz w:val="20"/>
        </w:rPr>
        <w:t>6</w:t>
      </w:r>
      <w:r>
        <w:rPr>
          <w:rFonts w:hint="eastAsia"/>
          <w:sz w:val="20"/>
        </w:rPr>
        <w:t>|!|</w:t>
      </w:r>
    </w:p>
    <w:p w14:paraId="601389DF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When did the First World War begin and end?</w:t>
      </w:r>
    </w:p>
    <w:p w14:paraId="689D074D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6B2E0643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##It began in 1914 and ended in 1918.##</w:t>
      </w:r>
    </w:p>
    <w:p w14:paraId="5FB32AC1" w14:textId="77777777" w:rsidR="00EF7ECB" w:rsidRPr="00BA228C" w:rsidRDefault="00EF7ECB" w:rsidP="00BA228C">
      <w:pPr>
        <w:jc w:val="both"/>
        <w:rPr>
          <w:sz w:val="20"/>
        </w:rPr>
      </w:pPr>
    </w:p>
    <w:p w14:paraId="777C1609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|!|ES3101</w:t>
      </w:r>
      <w:r w:rsidR="009121B8">
        <w:rPr>
          <w:rFonts w:hint="eastAsia"/>
          <w:sz w:val="20"/>
        </w:rPr>
        <w:t>7</w:t>
      </w:r>
      <w:r>
        <w:rPr>
          <w:rFonts w:hint="eastAsia"/>
          <w:sz w:val="20"/>
        </w:rPr>
        <w:t>|!|</w:t>
      </w:r>
    </w:p>
    <w:p w14:paraId="6E6654FF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Who were the “Big Three” at the Paris Peace Conference?</w:t>
      </w:r>
    </w:p>
    <w:p w14:paraId="66D7B2E5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7BF6E98F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4A6B0224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##They were Lloyd George, Clemenceau and Wilson.##</w:t>
      </w:r>
    </w:p>
    <w:p w14:paraId="063E0E33" w14:textId="77777777" w:rsidR="00CC412A" w:rsidRDefault="00CC412A" w:rsidP="00BA228C">
      <w:pPr>
        <w:jc w:val="both"/>
        <w:rPr>
          <w:rFonts w:hint="eastAsia"/>
          <w:sz w:val="20"/>
        </w:rPr>
      </w:pPr>
    </w:p>
    <w:p w14:paraId="15B37C51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|!|ES3101</w:t>
      </w:r>
      <w:r w:rsidR="009121B8">
        <w:rPr>
          <w:rFonts w:hint="eastAsia"/>
          <w:sz w:val="20"/>
        </w:rPr>
        <w:t>8</w:t>
      </w:r>
      <w:r>
        <w:rPr>
          <w:rFonts w:hint="eastAsia"/>
          <w:sz w:val="20"/>
        </w:rPr>
        <w:t>|!|</w:t>
      </w:r>
    </w:p>
    <w:p w14:paraId="21B4F556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Which countries did the “Big Three” represent at the Paris Peace Conference?</w:t>
      </w:r>
    </w:p>
    <w:p w14:paraId="3634A9C7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1D62005A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53B433FE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##The “Big Three” represented Britain, France and the United States.##</w:t>
      </w:r>
    </w:p>
    <w:p w14:paraId="433B7310" w14:textId="77777777" w:rsidR="00EF7ECB" w:rsidRPr="00BA228C" w:rsidRDefault="00EF7ECB" w:rsidP="00BA228C">
      <w:pPr>
        <w:jc w:val="both"/>
        <w:rPr>
          <w:sz w:val="20"/>
        </w:rPr>
      </w:pPr>
    </w:p>
    <w:p w14:paraId="5AB9F3D8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|!|ES3101</w:t>
      </w:r>
      <w:r w:rsidR="009121B8">
        <w:rPr>
          <w:rFonts w:hint="eastAsia"/>
          <w:sz w:val="20"/>
        </w:rPr>
        <w:t>9</w:t>
      </w:r>
      <w:r>
        <w:rPr>
          <w:rFonts w:hint="eastAsia"/>
          <w:sz w:val="20"/>
        </w:rPr>
        <w:t>|!|</w:t>
      </w:r>
    </w:p>
    <w:p w14:paraId="2ACC86CD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Who represented Britain at the Paris Peace Conference?</w:t>
      </w:r>
    </w:p>
    <w:p w14:paraId="035C3E71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04D431F9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5B8DC46B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##</w:t>
      </w:r>
      <w:r w:rsidR="008217A1" w:rsidRPr="00BA228C">
        <w:rPr>
          <w:sz w:val="20"/>
        </w:rPr>
        <w:t>Britain</w:t>
      </w:r>
      <w:r w:rsidRPr="00BA228C">
        <w:rPr>
          <w:sz w:val="20"/>
        </w:rPr>
        <w:t xml:space="preserve"> was represented by Lloyd George.##</w:t>
      </w:r>
    </w:p>
    <w:p w14:paraId="68B52817" w14:textId="77777777" w:rsidR="00EF7ECB" w:rsidRPr="00BA228C" w:rsidRDefault="00EF7ECB" w:rsidP="00BA228C">
      <w:pPr>
        <w:jc w:val="both"/>
        <w:rPr>
          <w:sz w:val="20"/>
        </w:rPr>
      </w:pPr>
    </w:p>
    <w:p w14:paraId="08CFF7CA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</w:t>
      </w:r>
      <w:r w:rsidR="009121B8">
        <w:rPr>
          <w:rFonts w:hint="eastAsia"/>
          <w:sz w:val="20"/>
        </w:rPr>
        <w:t>2</w:t>
      </w:r>
      <w:r>
        <w:rPr>
          <w:rFonts w:hint="eastAsia"/>
          <w:sz w:val="20"/>
        </w:rPr>
        <w:t>0|!|</w:t>
      </w:r>
    </w:p>
    <w:p w14:paraId="2D61B668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Who represented France at the Paris Peace Conference?</w:t>
      </w:r>
    </w:p>
    <w:p w14:paraId="189F8C33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lastRenderedPageBreak/>
        <w:t>_________________________________________________________________________________</w:t>
      </w:r>
    </w:p>
    <w:p w14:paraId="3BD240E4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0C1045CB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##</w:t>
      </w:r>
      <w:r w:rsidR="008217A1" w:rsidRPr="00BA228C">
        <w:rPr>
          <w:sz w:val="20"/>
        </w:rPr>
        <w:t>France</w:t>
      </w:r>
      <w:r w:rsidRPr="00BA228C">
        <w:rPr>
          <w:sz w:val="20"/>
        </w:rPr>
        <w:t xml:space="preserve"> was represented by Clemenceau.##</w:t>
      </w:r>
    </w:p>
    <w:p w14:paraId="675243DA" w14:textId="77777777" w:rsidR="00EF7ECB" w:rsidRPr="00BA228C" w:rsidRDefault="00EF7ECB" w:rsidP="00BA228C">
      <w:pPr>
        <w:jc w:val="both"/>
        <w:rPr>
          <w:sz w:val="20"/>
        </w:rPr>
      </w:pPr>
    </w:p>
    <w:p w14:paraId="5A01EA7F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</w:t>
      </w:r>
      <w:r w:rsidR="009121B8">
        <w:rPr>
          <w:rFonts w:hint="eastAsia"/>
          <w:sz w:val="20"/>
        </w:rPr>
        <w:t>2</w:t>
      </w:r>
      <w:r>
        <w:rPr>
          <w:rFonts w:hint="eastAsia"/>
          <w:sz w:val="20"/>
        </w:rPr>
        <w:t>1|!|</w:t>
      </w:r>
    </w:p>
    <w:p w14:paraId="168DDDFC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Who represented the United States at the Paris Peace Conference?</w:t>
      </w:r>
    </w:p>
    <w:p w14:paraId="5B89C9D6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501106E9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3842EF43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##</w:t>
      </w:r>
      <w:r w:rsidR="008217A1" w:rsidRPr="00BA228C">
        <w:rPr>
          <w:sz w:val="20"/>
        </w:rPr>
        <w:t>The United States</w:t>
      </w:r>
      <w:r w:rsidRPr="00BA228C">
        <w:rPr>
          <w:sz w:val="20"/>
        </w:rPr>
        <w:t xml:space="preserve"> was represented by Wilson.##</w:t>
      </w:r>
    </w:p>
    <w:p w14:paraId="7AE1B647" w14:textId="77777777" w:rsidR="00EF7ECB" w:rsidRPr="00BA228C" w:rsidRDefault="00EF7ECB" w:rsidP="00BA228C">
      <w:pPr>
        <w:jc w:val="both"/>
        <w:rPr>
          <w:sz w:val="20"/>
        </w:rPr>
      </w:pPr>
    </w:p>
    <w:p w14:paraId="401AB2EF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</w:t>
      </w:r>
      <w:r w:rsidR="009121B8">
        <w:rPr>
          <w:rFonts w:hint="eastAsia"/>
          <w:sz w:val="20"/>
        </w:rPr>
        <w:t>22</w:t>
      </w:r>
      <w:r>
        <w:rPr>
          <w:rFonts w:hint="eastAsia"/>
          <w:sz w:val="20"/>
        </w:rPr>
        <w:t>|!|</w:t>
      </w:r>
    </w:p>
    <w:p w14:paraId="5B4F5F4D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Which treaty did Germany sign at the Paris Peace Conference in 1919?</w:t>
      </w:r>
    </w:p>
    <w:p w14:paraId="0F07FD12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408444D3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##</w:t>
      </w:r>
      <w:r w:rsidR="008217A1" w:rsidRPr="00BA228C">
        <w:rPr>
          <w:sz w:val="20"/>
        </w:rPr>
        <w:t>T</w:t>
      </w:r>
      <w:r w:rsidRPr="00BA228C">
        <w:rPr>
          <w:sz w:val="20"/>
        </w:rPr>
        <w:t>he Treaty of Versailles.##</w:t>
      </w:r>
    </w:p>
    <w:p w14:paraId="2D512FB7" w14:textId="77777777" w:rsidR="00EF7ECB" w:rsidRPr="00BA228C" w:rsidRDefault="00EF7ECB" w:rsidP="00BA228C">
      <w:pPr>
        <w:jc w:val="both"/>
        <w:rPr>
          <w:sz w:val="20"/>
        </w:rPr>
      </w:pPr>
    </w:p>
    <w:p w14:paraId="1EA049E3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</w:t>
      </w:r>
      <w:r w:rsidR="009121B8">
        <w:rPr>
          <w:rFonts w:hint="eastAsia"/>
          <w:sz w:val="20"/>
        </w:rPr>
        <w:t>23</w:t>
      </w:r>
      <w:r>
        <w:rPr>
          <w:rFonts w:hint="eastAsia"/>
          <w:sz w:val="20"/>
        </w:rPr>
        <w:t>|!|</w:t>
      </w:r>
    </w:p>
    <w:p w14:paraId="063F4B1B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Which country was forced to accept the War-</w:t>
      </w:r>
      <w:r w:rsidR="008E3946" w:rsidRPr="00BA228C">
        <w:rPr>
          <w:sz w:val="20"/>
        </w:rPr>
        <w:t xml:space="preserve">guilt </w:t>
      </w:r>
      <w:r w:rsidRPr="00BA228C">
        <w:rPr>
          <w:sz w:val="20"/>
        </w:rPr>
        <w:t>Clause at the Paris Peace Conference?</w:t>
      </w:r>
    </w:p>
    <w:p w14:paraId="453102C8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04448070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52FFEAA1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##Germany was forced to accept the War-</w:t>
      </w:r>
      <w:r w:rsidR="008E3946" w:rsidRPr="00BA228C">
        <w:rPr>
          <w:sz w:val="20"/>
        </w:rPr>
        <w:t xml:space="preserve">guilt </w:t>
      </w:r>
      <w:r w:rsidRPr="00BA228C">
        <w:rPr>
          <w:sz w:val="20"/>
        </w:rPr>
        <w:t>Clause at the Paris Peace Conference.##</w:t>
      </w:r>
    </w:p>
    <w:p w14:paraId="3ED90731" w14:textId="77777777" w:rsidR="00EF7ECB" w:rsidRPr="00BA228C" w:rsidRDefault="00EF7ECB" w:rsidP="00BA228C">
      <w:pPr>
        <w:jc w:val="both"/>
        <w:rPr>
          <w:sz w:val="20"/>
        </w:rPr>
      </w:pPr>
    </w:p>
    <w:p w14:paraId="26F5C170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</w:t>
      </w:r>
      <w:r w:rsidR="009121B8">
        <w:rPr>
          <w:rFonts w:hint="eastAsia"/>
          <w:sz w:val="20"/>
        </w:rPr>
        <w:t>24</w:t>
      </w:r>
      <w:r>
        <w:rPr>
          <w:rFonts w:hint="eastAsia"/>
          <w:sz w:val="20"/>
        </w:rPr>
        <w:t>|!|</w:t>
      </w:r>
    </w:p>
    <w:p w14:paraId="3D0AA8F9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When was the League of Nations set up?</w:t>
      </w:r>
    </w:p>
    <w:p w14:paraId="5D0136A4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129A17C9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##It was set up in1920.##</w:t>
      </w:r>
    </w:p>
    <w:p w14:paraId="3C8F2434" w14:textId="77777777" w:rsidR="00EF7ECB" w:rsidRPr="00BA228C" w:rsidRDefault="00EF7ECB" w:rsidP="00BA228C">
      <w:pPr>
        <w:jc w:val="both"/>
        <w:rPr>
          <w:sz w:val="20"/>
        </w:rPr>
      </w:pPr>
    </w:p>
    <w:p w14:paraId="5A6CC2D8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</w:t>
      </w:r>
      <w:r w:rsidR="009121B8">
        <w:rPr>
          <w:rFonts w:hint="eastAsia"/>
          <w:sz w:val="20"/>
        </w:rPr>
        <w:t>25</w:t>
      </w:r>
      <w:r>
        <w:rPr>
          <w:rFonts w:hint="eastAsia"/>
          <w:sz w:val="20"/>
        </w:rPr>
        <w:t>|!|</w:t>
      </w:r>
    </w:p>
    <w:p w14:paraId="197BBE26" w14:textId="77777777" w:rsidR="00EF7ECB" w:rsidRPr="00BA228C" w:rsidRDefault="00EF7ECB" w:rsidP="00BA228C">
      <w:pPr>
        <w:pStyle w:val="BodyText"/>
        <w:rPr>
          <w:sz w:val="20"/>
        </w:rPr>
      </w:pPr>
      <w:r w:rsidRPr="00BA228C">
        <w:rPr>
          <w:sz w:val="20"/>
        </w:rPr>
        <w:t>Name the different forms of totalitarianism set up in the period between the two world wars.</w:t>
      </w:r>
    </w:p>
    <w:p w14:paraId="3B3A7DF0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4DFE3AA0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2D1BEF2F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##It took the form of Fascism in Italy</w:t>
      </w:r>
      <w:r w:rsidR="008E3946" w:rsidRPr="00BA228C">
        <w:rPr>
          <w:sz w:val="20"/>
        </w:rPr>
        <w:t xml:space="preserve"> and</w:t>
      </w:r>
      <w:r w:rsidRPr="00BA228C">
        <w:rPr>
          <w:sz w:val="20"/>
        </w:rPr>
        <w:t xml:space="preserve"> Nazism in Germany.##</w:t>
      </w:r>
    </w:p>
    <w:p w14:paraId="23B3967F" w14:textId="77777777" w:rsidR="00EF7ECB" w:rsidRPr="00BA228C" w:rsidRDefault="00EF7ECB" w:rsidP="00BA228C">
      <w:pPr>
        <w:jc w:val="both"/>
        <w:rPr>
          <w:sz w:val="20"/>
        </w:rPr>
      </w:pPr>
    </w:p>
    <w:p w14:paraId="3BA1575C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</w:t>
      </w:r>
      <w:r w:rsidR="009121B8">
        <w:rPr>
          <w:rFonts w:hint="eastAsia"/>
          <w:sz w:val="20"/>
        </w:rPr>
        <w:t>26</w:t>
      </w:r>
      <w:r>
        <w:rPr>
          <w:rFonts w:hint="eastAsia"/>
          <w:sz w:val="20"/>
        </w:rPr>
        <w:t>|!|</w:t>
      </w:r>
    </w:p>
    <w:p w14:paraId="37A13A5E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How did totalitarianism threaten world peace?</w:t>
      </w:r>
    </w:p>
    <w:p w14:paraId="3F48E8BD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6B15642A" w14:textId="77777777" w:rsidR="00E40D95" w:rsidRDefault="00E40D95" w:rsidP="00E40D9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2EB0805E" w14:textId="77777777" w:rsidR="00EF7ECB" w:rsidRDefault="00EF7ECB" w:rsidP="00BA228C">
      <w:pPr>
        <w:pStyle w:val="BodyText"/>
        <w:rPr>
          <w:ins w:id="3" w:author="Aristo" w:date="2010-02-24T16:43:00Z"/>
          <w:rFonts w:hint="eastAsia"/>
          <w:sz w:val="20"/>
        </w:rPr>
      </w:pPr>
      <w:r w:rsidRPr="00BA228C">
        <w:rPr>
          <w:sz w:val="20"/>
        </w:rPr>
        <w:t>##</w:t>
      </w:r>
      <w:r w:rsidR="008217A1" w:rsidRPr="00BA228C">
        <w:rPr>
          <w:sz w:val="20"/>
        </w:rPr>
        <w:t>B</w:t>
      </w:r>
      <w:r w:rsidRPr="00BA228C">
        <w:rPr>
          <w:sz w:val="20"/>
        </w:rPr>
        <w:t>ecause the three totalitarian states of Italy and Germany all followed an expansionist policy.##</w:t>
      </w:r>
    </w:p>
    <w:p w14:paraId="44395936" w14:textId="77777777" w:rsidR="006134A3" w:rsidRPr="00BA228C" w:rsidRDefault="006134A3" w:rsidP="00BA228C">
      <w:pPr>
        <w:pStyle w:val="BodyText"/>
        <w:numPr>
          <w:ins w:id="4" w:author="Aristo" w:date="2010-02-24T16:43:00Z"/>
        </w:numPr>
        <w:rPr>
          <w:rFonts w:hint="eastAsia"/>
          <w:sz w:val="20"/>
        </w:rPr>
      </w:pPr>
    </w:p>
    <w:p w14:paraId="672035E5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</w:t>
      </w:r>
      <w:r w:rsidR="009121B8">
        <w:rPr>
          <w:rFonts w:hint="eastAsia"/>
          <w:sz w:val="20"/>
        </w:rPr>
        <w:t>27</w:t>
      </w:r>
      <w:r>
        <w:rPr>
          <w:rFonts w:hint="eastAsia"/>
          <w:sz w:val="20"/>
        </w:rPr>
        <w:t>|!|</w:t>
      </w:r>
    </w:p>
    <w:p w14:paraId="59C084C1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Which countries were members of the Allied Powers?</w:t>
      </w:r>
    </w:p>
    <w:p w14:paraId="49B1D5E6" w14:textId="77777777" w:rsidR="00635825" w:rsidRDefault="00635825" w:rsidP="0063582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lastRenderedPageBreak/>
        <w:t>_________________________________________________________________________________</w:t>
      </w:r>
    </w:p>
    <w:p w14:paraId="4667C713" w14:textId="77777777" w:rsidR="00635825" w:rsidRDefault="00635825" w:rsidP="0063582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164CFAAC" w14:textId="77777777" w:rsidR="00EF7ECB" w:rsidRPr="00BA228C" w:rsidRDefault="00EF7ECB" w:rsidP="00BA228C">
      <w:pPr>
        <w:pStyle w:val="BodyText"/>
        <w:rPr>
          <w:sz w:val="20"/>
        </w:rPr>
      </w:pPr>
      <w:r w:rsidRPr="00BA228C">
        <w:rPr>
          <w:sz w:val="20"/>
        </w:rPr>
        <w:t>##They include</w:t>
      </w:r>
      <w:r w:rsidR="008217A1" w:rsidRPr="00BA228C">
        <w:rPr>
          <w:sz w:val="20"/>
        </w:rPr>
        <w:t>d</w:t>
      </w:r>
      <w:r w:rsidRPr="00BA228C">
        <w:rPr>
          <w:sz w:val="20"/>
        </w:rPr>
        <w:t xml:space="preserve"> the United States, the Soviet Union, France and Britain.##</w:t>
      </w:r>
    </w:p>
    <w:p w14:paraId="22395900" w14:textId="77777777" w:rsidR="00EF7ECB" w:rsidRPr="00BA228C" w:rsidRDefault="00EF7ECB" w:rsidP="00BA228C">
      <w:pPr>
        <w:jc w:val="both"/>
        <w:rPr>
          <w:sz w:val="20"/>
        </w:rPr>
      </w:pPr>
    </w:p>
    <w:p w14:paraId="0D18178A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</w:t>
      </w:r>
      <w:r w:rsidR="009121B8">
        <w:rPr>
          <w:rFonts w:hint="eastAsia"/>
          <w:sz w:val="20"/>
        </w:rPr>
        <w:t>28</w:t>
      </w:r>
      <w:r>
        <w:rPr>
          <w:rFonts w:hint="eastAsia"/>
          <w:sz w:val="20"/>
        </w:rPr>
        <w:t>|!|</w:t>
      </w:r>
    </w:p>
    <w:p w14:paraId="704BC7FF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>Which countries were members of the Axis Powers?</w:t>
      </w:r>
    </w:p>
    <w:p w14:paraId="26446AB0" w14:textId="77777777" w:rsidR="00635825" w:rsidRDefault="00635825" w:rsidP="00635825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29BDAEBE" w14:textId="77777777" w:rsidR="00EF7ECB" w:rsidRPr="00BA228C" w:rsidRDefault="00EF7ECB" w:rsidP="00BA228C">
      <w:pPr>
        <w:pStyle w:val="BodyText"/>
        <w:rPr>
          <w:sz w:val="20"/>
        </w:rPr>
      </w:pPr>
      <w:r w:rsidRPr="00BA228C">
        <w:rPr>
          <w:sz w:val="20"/>
        </w:rPr>
        <w:t>##The</w:t>
      </w:r>
      <w:r w:rsidR="008217A1" w:rsidRPr="00BA228C">
        <w:rPr>
          <w:sz w:val="20"/>
        </w:rPr>
        <w:t>y</w:t>
      </w:r>
      <w:r w:rsidRPr="00BA228C">
        <w:rPr>
          <w:sz w:val="20"/>
        </w:rPr>
        <w:t xml:space="preserve"> include</w:t>
      </w:r>
      <w:r w:rsidR="008217A1" w:rsidRPr="00BA228C">
        <w:rPr>
          <w:sz w:val="20"/>
        </w:rPr>
        <w:t>d</w:t>
      </w:r>
      <w:r w:rsidRPr="00BA228C">
        <w:rPr>
          <w:sz w:val="20"/>
        </w:rPr>
        <w:t xml:space="preserve"> Germany, Japan and Italy.##</w:t>
      </w:r>
    </w:p>
    <w:p w14:paraId="6CE56977" w14:textId="77777777" w:rsidR="00EF7ECB" w:rsidRPr="00BA228C" w:rsidRDefault="00EF7ECB" w:rsidP="00BA228C">
      <w:pPr>
        <w:jc w:val="both"/>
        <w:rPr>
          <w:sz w:val="20"/>
        </w:rPr>
      </w:pPr>
    </w:p>
    <w:p w14:paraId="380BEE25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</w:t>
      </w:r>
      <w:r w:rsidR="009121B8">
        <w:rPr>
          <w:rFonts w:hint="eastAsia"/>
          <w:sz w:val="20"/>
        </w:rPr>
        <w:t>29</w:t>
      </w:r>
      <w:r>
        <w:rPr>
          <w:rFonts w:hint="eastAsia"/>
          <w:sz w:val="20"/>
        </w:rPr>
        <w:t>|!|</w:t>
      </w:r>
    </w:p>
    <w:p w14:paraId="3CBBDB48" w14:textId="77777777" w:rsidR="00EF7ECB" w:rsidRPr="00BA228C" w:rsidRDefault="00EF7ECB" w:rsidP="00BA228C">
      <w:pPr>
        <w:jc w:val="both"/>
        <w:rPr>
          <w:sz w:val="20"/>
        </w:rPr>
      </w:pPr>
      <w:r w:rsidRPr="00BA228C">
        <w:rPr>
          <w:sz w:val="20"/>
        </w:rPr>
        <w:t xml:space="preserve">What was the Pearl </w:t>
      </w:r>
      <w:proofErr w:type="spellStart"/>
      <w:r w:rsidRPr="00BA228C">
        <w:rPr>
          <w:sz w:val="20"/>
        </w:rPr>
        <w:t>Harbo</w:t>
      </w:r>
      <w:r w:rsidR="008C37A6">
        <w:rPr>
          <w:rFonts w:hint="eastAsia"/>
          <w:sz w:val="20"/>
        </w:rPr>
        <w:t>u</w:t>
      </w:r>
      <w:r w:rsidRPr="00BA228C">
        <w:rPr>
          <w:sz w:val="20"/>
        </w:rPr>
        <w:t>r</w:t>
      </w:r>
      <w:proofErr w:type="spellEnd"/>
      <w:r w:rsidRPr="00BA228C">
        <w:rPr>
          <w:sz w:val="20"/>
        </w:rPr>
        <w:t xml:space="preserve"> Incident?</w:t>
      </w:r>
    </w:p>
    <w:p w14:paraId="0DD82AD5" w14:textId="77777777" w:rsidR="000F70BE" w:rsidRDefault="000F70BE" w:rsidP="000F70BE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38EFE068" w14:textId="77777777" w:rsidR="000F70BE" w:rsidRDefault="000F70BE" w:rsidP="000F70BE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6580C401" w14:textId="77777777" w:rsidR="00EF7ECB" w:rsidRPr="00BA228C" w:rsidRDefault="00EF7ECB" w:rsidP="00BA228C">
      <w:pPr>
        <w:pStyle w:val="BodyText"/>
        <w:rPr>
          <w:sz w:val="20"/>
        </w:rPr>
      </w:pPr>
      <w:r w:rsidRPr="00BA228C">
        <w:rPr>
          <w:sz w:val="20"/>
        </w:rPr>
        <w:t xml:space="preserve">##On December 7, 1941, Japan made a sudden attack on the American naval base at Pearl </w:t>
      </w:r>
      <w:proofErr w:type="spellStart"/>
      <w:r w:rsidRPr="00BA228C">
        <w:rPr>
          <w:sz w:val="20"/>
        </w:rPr>
        <w:t>Harbo</w:t>
      </w:r>
      <w:r w:rsidR="008C37A6">
        <w:rPr>
          <w:rFonts w:hint="eastAsia"/>
          <w:sz w:val="20"/>
        </w:rPr>
        <w:t>u</w:t>
      </w:r>
      <w:r w:rsidRPr="00BA228C">
        <w:rPr>
          <w:sz w:val="20"/>
        </w:rPr>
        <w:t>r</w:t>
      </w:r>
      <w:proofErr w:type="spellEnd"/>
      <w:r w:rsidRPr="00BA228C">
        <w:rPr>
          <w:sz w:val="20"/>
        </w:rPr>
        <w:t xml:space="preserve"> in Hawaii.##</w:t>
      </w:r>
    </w:p>
    <w:p w14:paraId="17EC4C7B" w14:textId="77777777" w:rsidR="00EF7ECB" w:rsidRPr="00BA228C" w:rsidRDefault="00EF7ECB" w:rsidP="00BA228C">
      <w:pPr>
        <w:jc w:val="both"/>
        <w:rPr>
          <w:sz w:val="20"/>
        </w:rPr>
      </w:pPr>
    </w:p>
    <w:p w14:paraId="5F3ED6A9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</w:t>
      </w:r>
      <w:r w:rsidR="009121B8">
        <w:rPr>
          <w:rFonts w:hint="eastAsia"/>
          <w:sz w:val="20"/>
        </w:rPr>
        <w:t>3</w:t>
      </w:r>
      <w:r>
        <w:rPr>
          <w:rFonts w:hint="eastAsia"/>
          <w:sz w:val="20"/>
        </w:rPr>
        <w:t>0|!|</w:t>
      </w:r>
    </w:p>
    <w:p w14:paraId="08BDF248" w14:textId="77777777" w:rsidR="00EF7ECB" w:rsidRPr="00BA228C" w:rsidRDefault="00EF7ECB" w:rsidP="00BA228C">
      <w:pPr>
        <w:pStyle w:val="BodyText"/>
        <w:rPr>
          <w:sz w:val="20"/>
        </w:rPr>
      </w:pPr>
      <w:r w:rsidRPr="00BA228C">
        <w:rPr>
          <w:sz w:val="20"/>
        </w:rPr>
        <w:t>What plan did the U</w:t>
      </w:r>
      <w:r w:rsidR="006730D4" w:rsidRPr="00BA228C">
        <w:rPr>
          <w:sz w:val="20"/>
        </w:rPr>
        <w:t>nited States</w:t>
      </w:r>
      <w:r w:rsidRPr="00BA228C">
        <w:rPr>
          <w:sz w:val="20"/>
        </w:rPr>
        <w:t xml:space="preserve"> use to end the Second World War?</w:t>
      </w:r>
    </w:p>
    <w:p w14:paraId="7A04624F" w14:textId="77777777" w:rsidR="000F70BE" w:rsidRDefault="000F70BE" w:rsidP="000F70BE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153C6CB5" w14:textId="77777777" w:rsidR="000F70BE" w:rsidRDefault="000F70BE" w:rsidP="000F70BE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4A2326E8" w14:textId="77777777" w:rsidR="00EF7ECB" w:rsidRPr="00BA228C" w:rsidRDefault="00EF7ECB" w:rsidP="00BA228C">
      <w:pPr>
        <w:pStyle w:val="BodyText"/>
        <w:rPr>
          <w:sz w:val="20"/>
        </w:rPr>
      </w:pPr>
      <w:r w:rsidRPr="00BA228C">
        <w:rPr>
          <w:sz w:val="20"/>
        </w:rPr>
        <w:t>##The United States dropped atomic bombs on Nagasaki and Hiroshima to force Japan to surrender.##</w:t>
      </w:r>
    </w:p>
    <w:p w14:paraId="4198733D" w14:textId="77777777" w:rsidR="00EF7ECB" w:rsidRPr="00BA228C" w:rsidRDefault="00EF7ECB" w:rsidP="00BA228C">
      <w:pPr>
        <w:jc w:val="both"/>
        <w:rPr>
          <w:sz w:val="20"/>
        </w:rPr>
      </w:pPr>
    </w:p>
    <w:p w14:paraId="1089C6A7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</w:t>
      </w:r>
      <w:r w:rsidR="009121B8">
        <w:rPr>
          <w:rFonts w:hint="eastAsia"/>
          <w:sz w:val="20"/>
        </w:rPr>
        <w:t>3</w:t>
      </w:r>
      <w:r>
        <w:rPr>
          <w:rFonts w:hint="eastAsia"/>
          <w:sz w:val="20"/>
        </w:rPr>
        <w:t>1|!|</w:t>
      </w:r>
    </w:p>
    <w:p w14:paraId="10969FD4" w14:textId="77777777" w:rsidR="00EF7ECB" w:rsidRPr="00BA228C" w:rsidRDefault="00EF7ECB" w:rsidP="00BA228C">
      <w:pPr>
        <w:pStyle w:val="List"/>
        <w:spacing w:line="240" w:lineRule="auto"/>
        <w:ind w:left="0" w:right="1466" w:firstLine="0"/>
        <w:jc w:val="both"/>
        <w:rPr>
          <w:sz w:val="20"/>
        </w:rPr>
      </w:pPr>
      <w:r w:rsidRPr="00BA228C">
        <w:rPr>
          <w:sz w:val="20"/>
        </w:rPr>
        <w:t>How did the Korean War affect Korea?</w:t>
      </w:r>
    </w:p>
    <w:p w14:paraId="7D7E5377" w14:textId="77777777" w:rsidR="000F70BE" w:rsidRDefault="000F70BE" w:rsidP="000F70BE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7254F90F" w14:textId="77777777" w:rsidR="000F70BE" w:rsidRDefault="000F70BE" w:rsidP="000F70BE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40E3A5D1" w14:textId="77777777" w:rsidR="00EF7ECB" w:rsidRPr="00BA228C" w:rsidRDefault="00EF7ECB" w:rsidP="00BA228C">
      <w:pPr>
        <w:pStyle w:val="List"/>
        <w:spacing w:line="240" w:lineRule="auto"/>
        <w:ind w:left="0" w:right="11" w:firstLine="0"/>
        <w:jc w:val="both"/>
        <w:rPr>
          <w:sz w:val="20"/>
        </w:rPr>
      </w:pPr>
      <w:r w:rsidRPr="00BA228C">
        <w:rPr>
          <w:sz w:val="20"/>
        </w:rPr>
        <w:t>##Korea was divided into North and South Korea alon</w:t>
      </w:r>
      <w:r w:rsidR="008217A1" w:rsidRPr="00BA228C">
        <w:rPr>
          <w:sz w:val="20"/>
        </w:rPr>
        <w:t>g</w:t>
      </w:r>
      <w:r w:rsidRPr="00BA228C">
        <w:rPr>
          <w:sz w:val="20"/>
        </w:rPr>
        <w:t xml:space="preserve"> the 38</w:t>
      </w:r>
      <w:r w:rsidRPr="00BA228C">
        <w:rPr>
          <w:sz w:val="20"/>
          <w:vertAlign w:val="superscript"/>
        </w:rPr>
        <w:t>th</w:t>
      </w:r>
      <w:r w:rsidRPr="00BA228C">
        <w:rPr>
          <w:sz w:val="20"/>
        </w:rPr>
        <w:t xml:space="preserve"> parallel after the Korean War.##</w:t>
      </w:r>
    </w:p>
    <w:p w14:paraId="785D1605" w14:textId="77777777" w:rsidR="00EF7ECB" w:rsidRPr="00BA228C" w:rsidRDefault="00EF7ECB" w:rsidP="00BA228C">
      <w:pPr>
        <w:pStyle w:val="List"/>
        <w:spacing w:line="240" w:lineRule="auto"/>
        <w:ind w:left="0" w:right="1466" w:firstLine="0"/>
        <w:jc w:val="both"/>
        <w:rPr>
          <w:sz w:val="20"/>
        </w:rPr>
      </w:pPr>
    </w:p>
    <w:p w14:paraId="2622A884" w14:textId="77777777" w:rsidR="00CC412A" w:rsidRDefault="00CC412A" w:rsidP="00CC412A">
      <w:pPr>
        <w:jc w:val="both"/>
        <w:rPr>
          <w:rFonts w:hint="eastAsia"/>
          <w:sz w:val="20"/>
        </w:rPr>
      </w:pPr>
      <w:r>
        <w:rPr>
          <w:rFonts w:hint="eastAsia"/>
          <w:sz w:val="20"/>
        </w:rPr>
        <w:t>|!|ES310</w:t>
      </w:r>
      <w:r w:rsidR="009121B8">
        <w:rPr>
          <w:rFonts w:hint="eastAsia"/>
          <w:sz w:val="20"/>
        </w:rPr>
        <w:t>32</w:t>
      </w:r>
      <w:r>
        <w:rPr>
          <w:rFonts w:hint="eastAsia"/>
          <w:sz w:val="20"/>
        </w:rPr>
        <w:t>|!|</w:t>
      </w:r>
    </w:p>
    <w:p w14:paraId="1AA79C9B" w14:textId="77777777" w:rsidR="00EF7ECB" w:rsidRPr="00BA228C" w:rsidRDefault="00EF7ECB" w:rsidP="00BA228C">
      <w:pPr>
        <w:pStyle w:val="List"/>
        <w:spacing w:line="240" w:lineRule="auto"/>
        <w:ind w:left="0" w:right="1466" w:firstLine="0"/>
        <w:jc w:val="both"/>
        <w:rPr>
          <w:sz w:val="20"/>
        </w:rPr>
      </w:pPr>
      <w:r w:rsidRPr="00BA228C">
        <w:rPr>
          <w:sz w:val="20"/>
        </w:rPr>
        <w:t>When did the Cuban Missile Crisis happen? Which nations were involved in this crisis?</w:t>
      </w:r>
    </w:p>
    <w:p w14:paraId="2B2FB92E" w14:textId="77777777" w:rsidR="000F70BE" w:rsidRDefault="000F70BE" w:rsidP="000F70BE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60DFEF81" w14:textId="77777777" w:rsidR="000F70BE" w:rsidRDefault="000F70BE" w:rsidP="000F70BE">
      <w:pPr>
        <w:ind w:right="28"/>
        <w:rPr>
          <w:rFonts w:hint="eastAsia"/>
          <w:color w:val="000000"/>
          <w:kern w:val="0"/>
          <w:sz w:val="20"/>
        </w:rPr>
      </w:pPr>
      <w:r>
        <w:rPr>
          <w:rFonts w:hint="eastAsia"/>
          <w:color w:val="000000"/>
          <w:kern w:val="0"/>
          <w:sz w:val="20"/>
        </w:rPr>
        <w:t>_________________________________________________________________________________</w:t>
      </w:r>
    </w:p>
    <w:p w14:paraId="09F400E2" w14:textId="77777777" w:rsidR="00EF7ECB" w:rsidRPr="00BA228C" w:rsidRDefault="00EF7ECB" w:rsidP="00BA228C">
      <w:pPr>
        <w:pStyle w:val="List"/>
        <w:spacing w:line="240" w:lineRule="auto"/>
        <w:ind w:left="0" w:right="-180" w:firstLine="0"/>
        <w:jc w:val="both"/>
        <w:rPr>
          <w:sz w:val="20"/>
        </w:rPr>
      </w:pPr>
      <w:r w:rsidRPr="00BA228C">
        <w:rPr>
          <w:sz w:val="20"/>
        </w:rPr>
        <w:t>##It happened in 1962. The United States, the Soviet Union and Cuba were involved in this crisis.##</w:t>
      </w:r>
    </w:p>
    <w:p w14:paraId="70D2897B" w14:textId="77777777" w:rsidR="00EF7ECB" w:rsidRPr="00BA228C" w:rsidRDefault="00EF7ECB" w:rsidP="00BA228C">
      <w:pPr>
        <w:jc w:val="both"/>
        <w:rPr>
          <w:sz w:val="20"/>
        </w:rPr>
      </w:pPr>
    </w:p>
    <w:sectPr w:rsidR="00EF7ECB" w:rsidRPr="00BA228C" w:rsidSect="0097792E">
      <w:headerReference w:type="default" r:id="rId6"/>
      <w:footerReference w:type="default" r:id="rId7"/>
      <w:pgSz w:w="11906" w:h="16838" w:code="9"/>
      <w:pgMar w:top="851" w:right="1701" w:bottom="851" w:left="1701" w:header="851" w:footer="851" w:gutter="0"/>
      <w:pgNumType w:start="64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A9658" w14:textId="77777777" w:rsidR="004F235A" w:rsidRDefault="004F235A">
      <w:r>
        <w:separator/>
      </w:r>
    </w:p>
  </w:endnote>
  <w:endnote w:type="continuationSeparator" w:id="0">
    <w:p w14:paraId="1990FED8" w14:textId="77777777" w:rsidR="004F235A" w:rsidRDefault="004F2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5A7EC" w14:textId="77777777" w:rsidR="008C37A6" w:rsidDel="006134A3" w:rsidRDefault="008C37A6">
    <w:pPr>
      <w:pStyle w:val="Footer"/>
      <w:rPr>
        <w:del w:id="10" w:author="Aristo" w:date="2010-02-24T16:43:00Z"/>
        <w:rFonts w:hint="eastAsia"/>
      </w:rPr>
    </w:pPr>
    <w:del w:id="11" w:author="Aristo" w:date="2010-02-24T16:43:00Z">
      <w:r w:rsidDel="006134A3">
        <w:rPr>
          <w:rFonts w:hint="eastAsia"/>
        </w:rPr>
        <w:delText>_______________________________________________________________________________</w:delText>
      </w:r>
    </w:del>
  </w:p>
  <w:p w14:paraId="6F37E3FF" w14:textId="77777777" w:rsidR="008C37A6" w:rsidRDefault="008C37A6" w:rsidP="0097792E">
    <w:pPr>
      <w:pStyle w:val="Footer"/>
      <w:tabs>
        <w:tab w:val="clear" w:pos="8306"/>
      </w:tabs>
      <w:rPr>
        <w:rFonts w:hint="eastAsia"/>
      </w:rPr>
    </w:pPr>
    <w:del w:id="12" w:author="Aristo" w:date="2010-02-24T16:43:00Z">
      <w:r w:rsidDel="006134A3">
        <w:delText>©</w:delText>
      </w:r>
      <w:r w:rsidDel="006134A3">
        <w:rPr>
          <w:rFonts w:hint="eastAsia"/>
        </w:rPr>
        <w:delText xml:space="preserve"> Aristo Educational Press Ltd. 2010                                                     </w:delText>
      </w:r>
      <w:r w:rsidDel="006134A3">
        <w:rPr>
          <w:rStyle w:val="PageNumber"/>
        </w:rPr>
        <w:fldChar w:fldCharType="begin"/>
      </w:r>
      <w:r w:rsidDel="006134A3">
        <w:rPr>
          <w:rStyle w:val="PageNumber"/>
        </w:rPr>
        <w:delInstrText xml:space="preserve"> PAGE </w:delInstrText>
      </w:r>
      <w:r w:rsidDel="006134A3">
        <w:rPr>
          <w:rStyle w:val="PageNumber"/>
        </w:rPr>
        <w:fldChar w:fldCharType="separate"/>
      </w:r>
      <w:r w:rsidR="006134A3" w:rsidDel="006134A3">
        <w:rPr>
          <w:rStyle w:val="PageNumber"/>
          <w:noProof/>
        </w:rPr>
        <w:delText>64</w:delText>
      </w:r>
      <w:r w:rsidDel="006134A3">
        <w:rPr>
          <w:rStyle w:val="PageNumber"/>
        </w:rP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FB84D" w14:textId="77777777" w:rsidR="004F235A" w:rsidRDefault="004F235A">
      <w:r>
        <w:separator/>
      </w:r>
    </w:p>
  </w:footnote>
  <w:footnote w:type="continuationSeparator" w:id="0">
    <w:p w14:paraId="724C6B63" w14:textId="77777777" w:rsidR="004F235A" w:rsidRDefault="004F2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3F214" w14:textId="77777777" w:rsidR="008C37A6" w:rsidDel="006134A3" w:rsidRDefault="008C37A6" w:rsidP="0097792E">
    <w:pPr>
      <w:pStyle w:val="Header"/>
      <w:jc w:val="center"/>
      <w:rPr>
        <w:del w:id="5" w:author="Aristo" w:date="2010-02-24T16:43:00Z"/>
        <w:rFonts w:hint="eastAsia"/>
      </w:rPr>
    </w:pPr>
    <w:del w:id="6" w:author="Aristo" w:date="2010-02-24T16:43:00Z">
      <w:r w:rsidDel="006134A3">
        <w:rPr>
          <w:rFonts w:hint="eastAsia"/>
        </w:rPr>
        <w:delText>New Journey Through History 3</w:delText>
      </w:r>
    </w:del>
  </w:p>
  <w:p w14:paraId="413AAD3A" w14:textId="77777777" w:rsidR="008C37A6" w:rsidDel="006134A3" w:rsidRDefault="008C37A6" w:rsidP="0097792E">
    <w:pPr>
      <w:pStyle w:val="Header"/>
      <w:jc w:val="center"/>
      <w:rPr>
        <w:del w:id="7" w:author="Aristo" w:date="2010-02-24T16:43:00Z"/>
        <w:rFonts w:hint="eastAsia"/>
      </w:rPr>
    </w:pPr>
    <w:del w:id="8" w:author="Aristo" w:date="2010-02-24T16:43:00Z">
      <w:r w:rsidDel="006134A3">
        <w:rPr>
          <w:rFonts w:hint="eastAsia"/>
        </w:rPr>
        <w:delText>Topic: International Conflicts and threats to peace in the 20th century</w:delText>
      </w:r>
    </w:del>
  </w:p>
  <w:p w14:paraId="03145A3F" w14:textId="77777777" w:rsidR="008C37A6" w:rsidRDefault="008C37A6" w:rsidP="0097792E">
    <w:pPr>
      <w:pStyle w:val="Header"/>
      <w:jc w:val="center"/>
      <w:rPr>
        <w:rFonts w:hint="eastAsia"/>
      </w:rPr>
    </w:pPr>
    <w:del w:id="9" w:author="Aristo" w:date="2010-02-24T16:43:00Z">
      <w:r w:rsidDel="006134A3">
        <w:rPr>
          <w:rFonts w:hint="eastAsia"/>
        </w:rPr>
        <w:delText>_____________________________________________________________________________________</w:delText>
      </w:r>
    </w:del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Moves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17A1"/>
    <w:rsid w:val="00086A7E"/>
    <w:rsid w:val="000B6382"/>
    <w:rsid w:val="000F70BE"/>
    <w:rsid w:val="00130390"/>
    <w:rsid w:val="001843BD"/>
    <w:rsid w:val="001D1673"/>
    <w:rsid w:val="0022624E"/>
    <w:rsid w:val="002542FD"/>
    <w:rsid w:val="002610ED"/>
    <w:rsid w:val="003413CC"/>
    <w:rsid w:val="00354580"/>
    <w:rsid w:val="004F235A"/>
    <w:rsid w:val="00567B56"/>
    <w:rsid w:val="0058430D"/>
    <w:rsid w:val="006134A3"/>
    <w:rsid w:val="00635825"/>
    <w:rsid w:val="006730D4"/>
    <w:rsid w:val="006E1BC1"/>
    <w:rsid w:val="007161C1"/>
    <w:rsid w:val="00777037"/>
    <w:rsid w:val="008217A1"/>
    <w:rsid w:val="0083645F"/>
    <w:rsid w:val="00853E52"/>
    <w:rsid w:val="008C37A6"/>
    <w:rsid w:val="008C79B5"/>
    <w:rsid w:val="008E3946"/>
    <w:rsid w:val="008E746F"/>
    <w:rsid w:val="009121B8"/>
    <w:rsid w:val="0097792E"/>
    <w:rsid w:val="009B066D"/>
    <w:rsid w:val="00A42742"/>
    <w:rsid w:val="00B1723F"/>
    <w:rsid w:val="00B224BD"/>
    <w:rsid w:val="00B80F8E"/>
    <w:rsid w:val="00BA228C"/>
    <w:rsid w:val="00BC481A"/>
    <w:rsid w:val="00BE789E"/>
    <w:rsid w:val="00C16313"/>
    <w:rsid w:val="00CC412A"/>
    <w:rsid w:val="00D5263D"/>
    <w:rsid w:val="00E40D95"/>
    <w:rsid w:val="00EF7ECB"/>
    <w:rsid w:val="00F23567"/>
    <w:rsid w:val="00FE2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E9B2E7"/>
  <w15:chartTrackingRefBased/>
  <w15:docId w15:val="{E163E210-CCBD-024B-A276-2CDE19823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eastAsia="MingLiU"/>
      <w:kern w:val="2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jc w:val="both"/>
    </w:pPr>
  </w:style>
  <w:style w:type="paragraph" w:styleId="List">
    <w:name w:val="List"/>
    <w:basedOn w:val="Normal"/>
    <w:pPr>
      <w:adjustRightInd w:val="0"/>
      <w:spacing w:line="360" w:lineRule="atLeast"/>
      <w:ind w:left="480" w:hanging="480"/>
      <w:textAlignment w:val="baseline"/>
    </w:pPr>
    <w:rPr>
      <w:rFonts w:eastAsia="PMingLiU"/>
      <w:kern w:val="0"/>
    </w:rPr>
  </w:style>
  <w:style w:type="paragraph" w:styleId="BalloonText">
    <w:name w:val="Balloon Text"/>
    <w:basedOn w:val="Normal"/>
    <w:semiHidden/>
    <w:rsid w:val="008217A1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97792E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Footer">
    <w:name w:val="footer"/>
    <w:basedOn w:val="Normal"/>
    <w:rsid w:val="0097792E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PageNumber">
    <w:name w:val="page number"/>
    <w:basedOn w:val="DefaultParagraphFont"/>
    <w:rsid w:val="0097792E"/>
  </w:style>
  <w:style w:type="paragraph" w:styleId="Revision">
    <w:name w:val="Revision"/>
    <w:hidden/>
    <w:uiPriority w:val="99"/>
    <w:semiHidden/>
    <w:rsid w:val="000B6382"/>
    <w:rPr>
      <w:rFonts w:eastAsia="MingLiU"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1400</Words>
  <Characters>7985</Characters>
  <Application>Microsoft Office Word</Application>
  <DocSecurity>0</DocSecurity>
  <Lines>66</Lines>
  <Paragraphs>18</Paragraphs>
  <ScaleCrop>false</ScaleCrop>
  <Company>Aristo</Company>
  <LinksUpToDate>false</LinksUpToDate>
  <CharactersWithSpaces>9367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為什麼美國會介入第一次世界大戰</dc:title>
  <dc:subject/>
  <dc:creator>Susanna</dc:creator>
  <cp:keywords/>
  <cp:lastModifiedBy>Kingsley Sham</cp:lastModifiedBy>
  <cp:revision>2</cp:revision>
  <cp:lastPrinted>2010-02-22T09:55:00Z</cp:lastPrinted>
  <dcterms:created xsi:type="dcterms:W3CDTF">2026-06-06T04:08:00Z</dcterms:created>
  <dcterms:modified xsi:type="dcterms:W3CDTF">2026-06-06T04:08:00Z</dcterms:modified>
</cp:coreProperties>
</file>