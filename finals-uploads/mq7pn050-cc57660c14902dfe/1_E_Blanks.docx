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4B71" w14:textId="77777777" w:rsidR="00BA5F8D" w:rsidRPr="00BA5F8D" w:rsidRDefault="00BA5F8D" w:rsidP="009028F7">
      <w:pPr>
        <w:pStyle w:val="BodyText"/>
        <w:ind w:right="34"/>
        <w:jc w:val="both"/>
        <w:rPr>
          <w:rFonts w:hint="eastAsia"/>
          <w:b/>
          <w:sz w:val="20"/>
        </w:rPr>
      </w:pPr>
      <w:r w:rsidRPr="00BA5F8D">
        <w:rPr>
          <w:rFonts w:hint="eastAsia"/>
          <w:b/>
          <w:sz w:val="20"/>
        </w:rPr>
        <w:t>Fill in the Blanks</w:t>
      </w:r>
    </w:p>
    <w:p w14:paraId="0104E74D" w14:textId="77777777" w:rsidR="00BA5F8D" w:rsidRDefault="00BA5F8D" w:rsidP="009028F7">
      <w:pPr>
        <w:pStyle w:val="BodyText"/>
        <w:ind w:right="34"/>
        <w:jc w:val="both"/>
        <w:rPr>
          <w:rFonts w:hint="eastAsia"/>
          <w:sz w:val="20"/>
        </w:rPr>
      </w:pPr>
    </w:p>
    <w:p w14:paraId="342A1FC2" w14:textId="77777777" w:rsidR="00BA5F8D" w:rsidRDefault="00BA5F8D" w:rsidP="009028F7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|!|EB31001|!|</w:t>
      </w:r>
    </w:p>
    <w:p w14:paraId="4F112474" w14:textId="77777777" w:rsidR="006E281B" w:rsidRPr="00434CF1" w:rsidRDefault="006E281B" w:rsidP="009028F7">
      <w:pPr>
        <w:pStyle w:val="BodyText"/>
        <w:ind w:right="34"/>
        <w:jc w:val="both"/>
        <w:rPr>
          <w:sz w:val="20"/>
        </w:rPr>
      </w:pPr>
      <w:r w:rsidRPr="00434CF1">
        <w:rPr>
          <w:sz w:val="20"/>
        </w:rPr>
        <w:t xml:space="preserve">After the Franco-Prussian War, France had to </w:t>
      </w:r>
      <w:r w:rsidR="005C28C9" w:rsidRPr="00434CF1">
        <w:rPr>
          <w:sz w:val="20"/>
        </w:rPr>
        <w:t xml:space="preserve">pay </w:t>
      </w:r>
      <w:r w:rsidR="004A5AA5">
        <w:rPr>
          <w:rFonts w:hint="eastAsia"/>
          <w:sz w:val="20"/>
        </w:rPr>
        <w:t xml:space="preserve">__________________ </w:t>
      </w:r>
      <w:r w:rsidRPr="00434CF1">
        <w:rPr>
          <w:sz w:val="20"/>
        </w:rPr>
        <w:t>and</w:t>
      </w:r>
      <w:r w:rsidR="005C28C9" w:rsidRPr="00434CF1">
        <w:rPr>
          <w:sz w:val="20"/>
        </w:rPr>
        <w:t xml:space="preserve"> cede </w:t>
      </w:r>
      <w:r w:rsidR="004A5AA5">
        <w:rPr>
          <w:rFonts w:hint="eastAsia"/>
          <w:sz w:val="20"/>
        </w:rPr>
        <w:t>________________________</w:t>
      </w:r>
      <w:r w:rsidR="002C794E" w:rsidRPr="00434CF1">
        <w:rPr>
          <w:sz w:val="20"/>
        </w:rPr>
        <w:t xml:space="preserve"> </w:t>
      </w:r>
      <w:r w:rsidR="002C794E" w:rsidRPr="00434CF1">
        <w:rPr>
          <w:rFonts w:hint="eastAsia"/>
          <w:sz w:val="20"/>
        </w:rPr>
        <w:t xml:space="preserve">to </w:t>
      </w:r>
      <w:r w:rsidR="002C794E" w:rsidRPr="00434CF1">
        <w:rPr>
          <w:sz w:val="20"/>
        </w:rPr>
        <w:t>Germany</w:t>
      </w:r>
      <w:r w:rsidRPr="00434CF1">
        <w:rPr>
          <w:sz w:val="20"/>
        </w:rPr>
        <w:t xml:space="preserve">. </w:t>
      </w:r>
    </w:p>
    <w:p w14:paraId="5FB0465A" w14:textId="77777777" w:rsidR="006E281B" w:rsidRPr="00434CF1" w:rsidRDefault="006E281B" w:rsidP="009028F7">
      <w:pPr>
        <w:pStyle w:val="BodyText"/>
        <w:ind w:right="34"/>
        <w:jc w:val="both"/>
        <w:rPr>
          <w:sz w:val="20"/>
        </w:rPr>
      </w:pPr>
      <w:r w:rsidRPr="00434CF1">
        <w:rPr>
          <w:sz w:val="20"/>
        </w:rPr>
        <w:t>##</w:t>
      </w:r>
      <w:r w:rsidR="00E3179A" w:rsidRPr="00434CF1">
        <w:rPr>
          <w:rFonts w:hint="eastAsia"/>
          <w:sz w:val="20"/>
        </w:rPr>
        <w:t>reparations</w:t>
      </w:r>
      <w:r w:rsidRPr="00434CF1">
        <w:rPr>
          <w:sz w:val="20"/>
        </w:rPr>
        <w:t>;</w:t>
      </w:r>
      <w:r w:rsidR="004A5AA5">
        <w:rPr>
          <w:rFonts w:hint="eastAsia"/>
          <w:sz w:val="20"/>
        </w:rPr>
        <w:t xml:space="preserve"> </w:t>
      </w:r>
      <w:r w:rsidRPr="00434CF1">
        <w:rPr>
          <w:sz w:val="20"/>
        </w:rPr>
        <w:t>Alsace-Lorraine##</w:t>
      </w:r>
    </w:p>
    <w:p w14:paraId="0887C284" w14:textId="77777777" w:rsidR="006E281B" w:rsidRPr="00434CF1" w:rsidRDefault="006E281B" w:rsidP="009028F7">
      <w:pPr>
        <w:pStyle w:val="BodyText"/>
        <w:ind w:right="34"/>
        <w:jc w:val="both"/>
        <w:rPr>
          <w:sz w:val="20"/>
        </w:rPr>
      </w:pPr>
    </w:p>
    <w:p w14:paraId="5B3DF0EF" w14:textId="77777777" w:rsidR="00BA5F8D" w:rsidRDefault="00BA5F8D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|!|EB3100</w:t>
      </w:r>
      <w:r w:rsidR="00916573">
        <w:rPr>
          <w:rFonts w:hint="eastAsia"/>
          <w:sz w:val="20"/>
        </w:rPr>
        <w:t>2</w:t>
      </w:r>
      <w:r>
        <w:rPr>
          <w:rFonts w:hint="eastAsia"/>
          <w:sz w:val="20"/>
        </w:rPr>
        <w:t>|!|</w:t>
      </w:r>
    </w:p>
    <w:p w14:paraId="7250D664" w14:textId="77777777" w:rsidR="006E281B" w:rsidRPr="00434CF1" w:rsidRDefault="006E281B" w:rsidP="009028F7">
      <w:pPr>
        <w:pStyle w:val="BodyText"/>
        <w:ind w:right="34"/>
        <w:jc w:val="both"/>
        <w:rPr>
          <w:sz w:val="20"/>
        </w:rPr>
      </w:pPr>
      <w:r w:rsidRPr="00434CF1">
        <w:rPr>
          <w:sz w:val="20"/>
        </w:rPr>
        <w:t>The Triple Alliance</w:t>
      </w:r>
      <w:r w:rsidR="005C28C9" w:rsidRPr="00434CF1">
        <w:rPr>
          <w:sz w:val="20"/>
        </w:rPr>
        <w:t>,</w:t>
      </w:r>
      <w:r w:rsidRPr="00434CF1">
        <w:rPr>
          <w:sz w:val="20"/>
        </w:rPr>
        <w:t xml:space="preserve"> which consisted of Germany, </w:t>
      </w:r>
      <w:r w:rsidR="00F83FDF">
        <w:rPr>
          <w:rFonts w:hint="eastAsia"/>
          <w:sz w:val="20"/>
        </w:rPr>
        <w:t xml:space="preserve">________________________ </w:t>
      </w:r>
      <w:r w:rsidRPr="00434CF1">
        <w:rPr>
          <w:rFonts w:hint="eastAsia"/>
          <w:sz w:val="20"/>
        </w:rPr>
        <w:t>and Italy</w:t>
      </w:r>
      <w:r w:rsidR="005C28C9" w:rsidRPr="00434CF1">
        <w:rPr>
          <w:sz w:val="20"/>
        </w:rPr>
        <w:t>,</w:t>
      </w:r>
      <w:r w:rsidRPr="00434CF1">
        <w:rPr>
          <w:sz w:val="20"/>
        </w:rPr>
        <w:t xml:space="preserve"> and the Triple Entente</w:t>
      </w:r>
      <w:r w:rsidR="005C28C9" w:rsidRPr="00434CF1">
        <w:rPr>
          <w:sz w:val="20"/>
        </w:rPr>
        <w:t>,</w:t>
      </w:r>
      <w:r w:rsidRPr="00434CF1">
        <w:rPr>
          <w:sz w:val="20"/>
        </w:rPr>
        <w:t xml:space="preserve"> formed by Russia, France and</w:t>
      </w:r>
      <w:r w:rsidR="00F83FDF">
        <w:rPr>
          <w:rFonts w:hint="eastAsia"/>
          <w:sz w:val="20"/>
        </w:rPr>
        <w:t xml:space="preserve"> __________________</w:t>
      </w:r>
      <w:r w:rsidRPr="00434CF1">
        <w:rPr>
          <w:sz w:val="20"/>
        </w:rPr>
        <w:t xml:space="preserve"> </w:t>
      </w:r>
      <w:r w:rsidR="005C28C9" w:rsidRPr="00434CF1">
        <w:rPr>
          <w:sz w:val="20"/>
        </w:rPr>
        <w:t>turned</w:t>
      </w:r>
      <w:r w:rsidRPr="00434CF1">
        <w:rPr>
          <w:sz w:val="20"/>
        </w:rPr>
        <w:t xml:space="preserve"> a local war into a </w:t>
      </w:r>
      <w:r w:rsidR="00F83FDF">
        <w:rPr>
          <w:rFonts w:hint="eastAsia"/>
          <w:sz w:val="20"/>
        </w:rPr>
        <w:t>__________________</w:t>
      </w:r>
      <w:r w:rsidRPr="00434CF1">
        <w:rPr>
          <w:sz w:val="20"/>
        </w:rPr>
        <w:t xml:space="preserve"> war</w:t>
      </w:r>
    </w:p>
    <w:p w14:paraId="223DA4CE" w14:textId="77777777" w:rsidR="006E281B" w:rsidRPr="00434CF1" w:rsidRDefault="006E281B" w:rsidP="009028F7">
      <w:pPr>
        <w:pStyle w:val="BodyText"/>
        <w:ind w:right="34"/>
        <w:jc w:val="both"/>
        <w:rPr>
          <w:rFonts w:hint="eastAsia"/>
          <w:sz w:val="20"/>
        </w:rPr>
      </w:pPr>
      <w:r w:rsidRPr="00434CF1">
        <w:rPr>
          <w:sz w:val="20"/>
        </w:rPr>
        <w:t>##Austria-Hungary;</w:t>
      </w:r>
      <w:r w:rsidR="006367B2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Britain;</w:t>
      </w:r>
      <w:r w:rsidR="0058245B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general##</w:t>
      </w:r>
    </w:p>
    <w:p w14:paraId="31E82AA9" w14:textId="77777777" w:rsidR="006E281B" w:rsidRPr="00434CF1" w:rsidRDefault="006E281B" w:rsidP="009028F7">
      <w:pPr>
        <w:pStyle w:val="BodyText"/>
        <w:ind w:right="34"/>
        <w:jc w:val="both"/>
        <w:rPr>
          <w:rFonts w:hint="eastAsia"/>
          <w:sz w:val="20"/>
        </w:rPr>
      </w:pPr>
    </w:p>
    <w:p w14:paraId="32B9553C" w14:textId="77777777" w:rsidR="00BA5F8D" w:rsidRDefault="00BA5F8D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|!|EB3100</w:t>
      </w:r>
      <w:r w:rsidR="00916573">
        <w:rPr>
          <w:rFonts w:hint="eastAsia"/>
          <w:sz w:val="20"/>
        </w:rPr>
        <w:t>3</w:t>
      </w:r>
      <w:r>
        <w:rPr>
          <w:rFonts w:hint="eastAsia"/>
          <w:sz w:val="20"/>
        </w:rPr>
        <w:t>|!|</w:t>
      </w:r>
    </w:p>
    <w:p w14:paraId="0B07AF59" w14:textId="77777777" w:rsidR="006E281B" w:rsidRPr="00434CF1" w:rsidRDefault="006E281B" w:rsidP="009028F7">
      <w:pPr>
        <w:pStyle w:val="BodyText"/>
        <w:ind w:right="34"/>
        <w:jc w:val="both"/>
        <w:rPr>
          <w:rFonts w:hint="eastAsia"/>
          <w:sz w:val="20"/>
        </w:rPr>
      </w:pPr>
      <w:r w:rsidRPr="00434CF1">
        <w:rPr>
          <w:sz w:val="20"/>
        </w:rPr>
        <w:t>Russia</w:t>
      </w:r>
      <w:r w:rsidRPr="00434CF1">
        <w:rPr>
          <w:rFonts w:hint="eastAsia"/>
          <w:sz w:val="20"/>
        </w:rPr>
        <w:t xml:space="preserve"> and the United States called two disarmament </w:t>
      </w:r>
      <w:r w:rsidRPr="00434CF1">
        <w:rPr>
          <w:sz w:val="20"/>
        </w:rPr>
        <w:t>conferences</w:t>
      </w:r>
      <w:r w:rsidRPr="00434CF1">
        <w:rPr>
          <w:rFonts w:hint="eastAsia"/>
          <w:sz w:val="20"/>
        </w:rPr>
        <w:t xml:space="preserve"> at the </w:t>
      </w:r>
      <w:r w:rsidR="00F83FDF">
        <w:rPr>
          <w:rFonts w:hint="eastAsia"/>
          <w:sz w:val="20"/>
        </w:rPr>
        <w:t>__________________</w:t>
      </w:r>
      <w:r w:rsidRPr="00434CF1">
        <w:rPr>
          <w:rFonts w:hint="eastAsia"/>
          <w:sz w:val="20"/>
        </w:rPr>
        <w:t xml:space="preserve"> in Holland.</w:t>
      </w:r>
    </w:p>
    <w:p w14:paraId="40DEA6EC" w14:textId="77777777" w:rsidR="006E281B" w:rsidRPr="00434CF1" w:rsidRDefault="006E281B" w:rsidP="009028F7">
      <w:pPr>
        <w:pStyle w:val="BodyText"/>
        <w:ind w:right="34"/>
        <w:jc w:val="both"/>
        <w:rPr>
          <w:rFonts w:hint="eastAsia"/>
          <w:sz w:val="20"/>
        </w:rPr>
      </w:pPr>
      <w:r w:rsidRPr="00434CF1">
        <w:rPr>
          <w:rFonts w:hint="eastAsia"/>
          <w:sz w:val="20"/>
        </w:rPr>
        <w:t>##Hague##</w:t>
      </w:r>
    </w:p>
    <w:p w14:paraId="38B6916A" w14:textId="77777777" w:rsidR="006E281B" w:rsidRPr="00434CF1" w:rsidRDefault="006E281B" w:rsidP="009028F7">
      <w:pPr>
        <w:pStyle w:val="BodyText"/>
        <w:ind w:right="34"/>
        <w:jc w:val="both"/>
        <w:rPr>
          <w:sz w:val="20"/>
        </w:rPr>
      </w:pPr>
    </w:p>
    <w:p w14:paraId="4EF555A4" w14:textId="77777777" w:rsidR="00BA5F8D" w:rsidRDefault="00BA5F8D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|!|EB3100</w:t>
      </w:r>
      <w:r w:rsidR="00916573">
        <w:rPr>
          <w:rFonts w:hint="eastAsia"/>
          <w:sz w:val="20"/>
        </w:rPr>
        <w:t>4</w:t>
      </w:r>
      <w:r>
        <w:rPr>
          <w:rFonts w:hint="eastAsia"/>
          <w:sz w:val="20"/>
        </w:rPr>
        <w:t>|!|</w:t>
      </w:r>
    </w:p>
    <w:p w14:paraId="34E34F04" w14:textId="77777777" w:rsidR="006E281B" w:rsidRPr="00434CF1" w:rsidRDefault="005C28C9" w:rsidP="009028F7">
      <w:pPr>
        <w:pStyle w:val="BodyTextIndent2"/>
        <w:ind w:left="0" w:right="34"/>
        <w:jc w:val="both"/>
        <w:rPr>
          <w:sz w:val="20"/>
        </w:rPr>
      </w:pPr>
      <w:r w:rsidRPr="00434CF1">
        <w:rPr>
          <w:sz w:val="20"/>
        </w:rPr>
        <w:t>From</w:t>
      </w:r>
      <w:r w:rsidR="006E281B" w:rsidRPr="00434CF1">
        <w:rPr>
          <w:sz w:val="20"/>
        </w:rPr>
        <w:t xml:space="preserve"> 1871-1914, Britain and Germany raced </w:t>
      </w:r>
      <w:r w:rsidRPr="00434CF1">
        <w:rPr>
          <w:sz w:val="20"/>
        </w:rPr>
        <w:t>to produce</w:t>
      </w:r>
      <w:r w:rsidR="006E281B" w:rsidRPr="00434CF1">
        <w:rPr>
          <w:sz w:val="20"/>
        </w:rPr>
        <w:t xml:space="preserve"> more</w:t>
      </w:r>
      <w:r w:rsidR="00F83FDF">
        <w:rPr>
          <w:rFonts w:hint="eastAsia"/>
          <w:sz w:val="20"/>
        </w:rPr>
        <w:t xml:space="preserve"> __________________</w:t>
      </w:r>
      <w:r w:rsidR="006E281B" w:rsidRPr="00434CF1">
        <w:rPr>
          <w:sz w:val="20"/>
        </w:rPr>
        <w:t xml:space="preserve">, and many nations introduced </w:t>
      </w:r>
      <w:r w:rsidR="00F83FDF">
        <w:rPr>
          <w:rFonts w:hint="eastAsia"/>
          <w:sz w:val="20"/>
        </w:rPr>
        <w:t>__________________</w:t>
      </w:r>
      <w:r w:rsidRPr="00434CF1">
        <w:rPr>
          <w:sz w:val="20"/>
        </w:rPr>
        <w:t xml:space="preserve"> </w:t>
      </w:r>
      <w:r w:rsidR="006E281B" w:rsidRPr="00434CF1">
        <w:rPr>
          <w:sz w:val="20"/>
        </w:rPr>
        <w:t xml:space="preserve">to </w:t>
      </w:r>
      <w:r w:rsidRPr="00434CF1">
        <w:rPr>
          <w:sz w:val="20"/>
        </w:rPr>
        <w:t>increase the size of their a</w:t>
      </w:r>
      <w:r w:rsidR="006E281B" w:rsidRPr="00434CF1">
        <w:rPr>
          <w:sz w:val="20"/>
        </w:rPr>
        <w:t>rm</w:t>
      </w:r>
      <w:r w:rsidR="00042286" w:rsidRPr="00434CF1">
        <w:rPr>
          <w:sz w:val="20"/>
        </w:rPr>
        <w:t>ies</w:t>
      </w:r>
      <w:r w:rsidR="006E281B" w:rsidRPr="00434CF1">
        <w:rPr>
          <w:sz w:val="20"/>
        </w:rPr>
        <w:t>.</w:t>
      </w:r>
    </w:p>
    <w:p w14:paraId="0F5B2F83" w14:textId="77777777" w:rsidR="006E281B" w:rsidRPr="00434CF1" w:rsidRDefault="006E281B" w:rsidP="009028F7">
      <w:pPr>
        <w:pStyle w:val="BodyTextIndent2"/>
        <w:ind w:left="0" w:right="34"/>
        <w:jc w:val="both"/>
        <w:rPr>
          <w:sz w:val="20"/>
        </w:rPr>
      </w:pPr>
      <w:r w:rsidRPr="00434CF1">
        <w:rPr>
          <w:sz w:val="20"/>
        </w:rPr>
        <w:t>##dreadnoughts;</w:t>
      </w:r>
      <w:r w:rsidR="006367B2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conscription##</w:t>
      </w:r>
    </w:p>
    <w:p w14:paraId="383A6D03" w14:textId="77777777" w:rsidR="00042286" w:rsidRPr="00434CF1" w:rsidRDefault="00042286" w:rsidP="009028F7">
      <w:pPr>
        <w:ind w:right="34"/>
        <w:jc w:val="both"/>
        <w:rPr>
          <w:rFonts w:hint="eastAsia"/>
          <w:sz w:val="20"/>
        </w:rPr>
      </w:pPr>
    </w:p>
    <w:p w14:paraId="3474DD50" w14:textId="77777777" w:rsidR="00BA5F8D" w:rsidRDefault="00BA5F8D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|!|EB3100</w:t>
      </w:r>
      <w:r w:rsidR="00916573">
        <w:rPr>
          <w:rFonts w:hint="eastAsia"/>
          <w:sz w:val="20"/>
        </w:rPr>
        <w:t>5</w:t>
      </w:r>
      <w:r>
        <w:rPr>
          <w:rFonts w:hint="eastAsia"/>
          <w:sz w:val="20"/>
        </w:rPr>
        <w:t>|!|</w:t>
      </w:r>
    </w:p>
    <w:p w14:paraId="025B1C02" w14:textId="77777777" w:rsidR="006E281B" w:rsidRPr="00434CF1" w:rsidRDefault="006E281B" w:rsidP="009028F7">
      <w:pPr>
        <w:ind w:right="34"/>
        <w:jc w:val="both"/>
        <w:rPr>
          <w:sz w:val="20"/>
        </w:rPr>
      </w:pPr>
      <w:r w:rsidRPr="00434CF1">
        <w:rPr>
          <w:sz w:val="20"/>
        </w:rPr>
        <w:t xml:space="preserve">France and </w:t>
      </w:r>
      <w:r w:rsidR="00821BCE">
        <w:rPr>
          <w:rFonts w:hint="eastAsia"/>
          <w:sz w:val="20"/>
        </w:rPr>
        <w:t>__________________</w:t>
      </w:r>
      <w:r w:rsidRPr="00434CF1">
        <w:rPr>
          <w:sz w:val="20"/>
        </w:rPr>
        <w:t xml:space="preserve"> wanted to </w:t>
      </w:r>
      <w:r w:rsidR="00676FCD" w:rsidRPr="00434CF1">
        <w:rPr>
          <w:sz w:val="20"/>
        </w:rPr>
        <w:t>coloni</w:t>
      </w:r>
      <w:r w:rsidR="00676FCD" w:rsidRPr="00434CF1">
        <w:rPr>
          <w:rFonts w:hint="eastAsia"/>
          <w:sz w:val="20"/>
        </w:rPr>
        <w:t>s</w:t>
      </w:r>
      <w:r w:rsidR="00676FCD" w:rsidRPr="00434CF1">
        <w:rPr>
          <w:sz w:val="20"/>
        </w:rPr>
        <w:t xml:space="preserve">e </w:t>
      </w:r>
      <w:r w:rsidRPr="00434CF1">
        <w:rPr>
          <w:sz w:val="20"/>
        </w:rPr>
        <w:t xml:space="preserve">Morocco in Africa, </w:t>
      </w:r>
      <w:r w:rsidR="00042286" w:rsidRPr="00434CF1">
        <w:rPr>
          <w:sz w:val="20"/>
        </w:rPr>
        <w:t>which</w:t>
      </w:r>
      <w:r w:rsidRPr="00434CF1">
        <w:rPr>
          <w:sz w:val="20"/>
        </w:rPr>
        <w:t xml:space="preserve"> led to two crises in </w:t>
      </w:r>
      <w:r w:rsidR="00821BCE">
        <w:rPr>
          <w:rFonts w:hint="eastAsia"/>
          <w:sz w:val="20"/>
        </w:rPr>
        <w:t xml:space="preserve">__________________ </w:t>
      </w:r>
      <w:r w:rsidRPr="00434CF1">
        <w:rPr>
          <w:sz w:val="20"/>
        </w:rPr>
        <w:t>and</w:t>
      </w:r>
      <w:r w:rsidR="00821BCE">
        <w:rPr>
          <w:rFonts w:hint="eastAsia"/>
          <w:sz w:val="20"/>
        </w:rPr>
        <w:t xml:space="preserve"> __________________</w:t>
      </w:r>
      <w:r w:rsidRPr="00434CF1">
        <w:rPr>
          <w:sz w:val="20"/>
        </w:rPr>
        <w:t>.</w:t>
      </w:r>
    </w:p>
    <w:p w14:paraId="7C4E3950" w14:textId="77777777" w:rsidR="006E281B" w:rsidRPr="00434CF1" w:rsidRDefault="006E281B" w:rsidP="009028F7">
      <w:pPr>
        <w:ind w:right="34"/>
        <w:jc w:val="both"/>
        <w:rPr>
          <w:sz w:val="20"/>
        </w:rPr>
      </w:pPr>
      <w:r w:rsidRPr="00434CF1">
        <w:rPr>
          <w:sz w:val="20"/>
        </w:rPr>
        <w:t>##Germany;</w:t>
      </w:r>
      <w:r w:rsidR="00676FCD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1905;</w:t>
      </w:r>
      <w:r w:rsidR="00676FCD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1911##</w:t>
      </w:r>
    </w:p>
    <w:p w14:paraId="5FF9A1EE" w14:textId="77777777" w:rsidR="006E281B" w:rsidRPr="00434CF1" w:rsidRDefault="006E281B" w:rsidP="009028F7">
      <w:pPr>
        <w:ind w:right="34"/>
        <w:jc w:val="both"/>
        <w:rPr>
          <w:sz w:val="20"/>
          <w:u w:val="single"/>
        </w:rPr>
      </w:pPr>
    </w:p>
    <w:p w14:paraId="06C61F93" w14:textId="77777777" w:rsidR="00BA5F8D" w:rsidRDefault="00BA5F8D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|!|EB3100</w:t>
      </w:r>
      <w:r w:rsidR="00916573">
        <w:rPr>
          <w:rFonts w:hint="eastAsia"/>
          <w:sz w:val="20"/>
        </w:rPr>
        <w:t>6</w:t>
      </w:r>
      <w:r>
        <w:rPr>
          <w:rFonts w:hint="eastAsia"/>
          <w:sz w:val="20"/>
        </w:rPr>
        <w:t>|!|</w:t>
      </w:r>
    </w:p>
    <w:p w14:paraId="79B60465" w14:textId="77777777" w:rsidR="006E281B" w:rsidRPr="00434CF1" w:rsidRDefault="006E281B" w:rsidP="009028F7">
      <w:pPr>
        <w:ind w:right="34"/>
        <w:jc w:val="both"/>
        <w:rPr>
          <w:sz w:val="20"/>
        </w:rPr>
      </w:pPr>
      <w:r w:rsidRPr="00434CF1">
        <w:rPr>
          <w:sz w:val="20"/>
        </w:rPr>
        <w:t xml:space="preserve">The </w:t>
      </w:r>
      <w:r w:rsidRPr="00434CF1">
        <w:rPr>
          <w:rFonts w:hint="eastAsia"/>
          <w:sz w:val="20"/>
        </w:rPr>
        <w:t xml:space="preserve">future emperor </w:t>
      </w:r>
      <w:r w:rsidRPr="00434CF1">
        <w:rPr>
          <w:sz w:val="20"/>
        </w:rPr>
        <w:t xml:space="preserve">of Austria-Hungary, </w:t>
      </w:r>
      <w:r w:rsidR="00821BCE">
        <w:rPr>
          <w:rFonts w:hint="eastAsia"/>
          <w:sz w:val="20"/>
        </w:rPr>
        <w:t>________________________</w:t>
      </w:r>
      <w:r w:rsidRPr="00434CF1">
        <w:rPr>
          <w:sz w:val="20"/>
        </w:rPr>
        <w:t xml:space="preserve">, was murdered in </w:t>
      </w:r>
      <w:r w:rsidR="00821BCE">
        <w:rPr>
          <w:rFonts w:hint="eastAsia"/>
          <w:sz w:val="20"/>
        </w:rPr>
        <w:t>__________________</w:t>
      </w:r>
      <w:r w:rsidRPr="00434CF1">
        <w:rPr>
          <w:sz w:val="20"/>
        </w:rPr>
        <w:t xml:space="preserve"> on June 28, 1914.</w:t>
      </w:r>
    </w:p>
    <w:p w14:paraId="56D38728" w14:textId="77777777" w:rsidR="006E281B" w:rsidRPr="00434CF1" w:rsidRDefault="006E281B" w:rsidP="009028F7">
      <w:pPr>
        <w:ind w:right="34"/>
        <w:jc w:val="both"/>
        <w:rPr>
          <w:sz w:val="20"/>
        </w:rPr>
      </w:pPr>
      <w:r w:rsidRPr="00434CF1">
        <w:rPr>
          <w:sz w:val="20"/>
        </w:rPr>
        <w:t>##Archduke Ferdinand;</w:t>
      </w:r>
      <w:r w:rsidRPr="00434CF1">
        <w:rPr>
          <w:sz w:val="20"/>
        </w:rPr>
        <w:tab/>
        <w:t>Sarajevo##</w:t>
      </w:r>
    </w:p>
    <w:p w14:paraId="0BF4FC1A" w14:textId="77777777" w:rsidR="006E281B" w:rsidRPr="00434CF1" w:rsidRDefault="006E281B" w:rsidP="009028F7">
      <w:pPr>
        <w:ind w:right="34"/>
        <w:jc w:val="both"/>
        <w:rPr>
          <w:sz w:val="20"/>
        </w:rPr>
      </w:pPr>
    </w:p>
    <w:p w14:paraId="50781A81" w14:textId="77777777" w:rsidR="00BA5F8D" w:rsidRDefault="00BA5F8D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|!|EB3100</w:t>
      </w:r>
      <w:r w:rsidR="00916573">
        <w:rPr>
          <w:rFonts w:hint="eastAsia"/>
          <w:sz w:val="20"/>
        </w:rPr>
        <w:t>7</w:t>
      </w:r>
      <w:r>
        <w:rPr>
          <w:rFonts w:hint="eastAsia"/>
          <w:sz w:val="20"/>
        </w:rPr>
        <w:t>|!|</w:t>
      </w:r>
    </w:p>
    <w:p w14:paraId="2A9DB562" w14:textId="77777777" w:rsidR="006E281B" w:rsidRPr="00434CF1" w:rsidRDefault="006E281B" w:rsidP="009028F7">
      <w:pPr>
        <w:ind w:right="34"/>
        <w:jc w:val="both"/>
        <w:rPr>
          <w:sz w:val="20"/>
        </w:rPr>
      </w:pPr>
      <w:r w:rsidRPr="00434CF1">
        <w:rPr>
          <w:sz w:val="20"/>
        </w:rPr>
        <w:t>The First World War was fought between the</w:t>
      </w:r>
      <w:r w:rsidR="00821BCE">
        <w:rPr>
          <w:rFonts w:hint="eastAsia"/>
          <w:sz w:val="20"/>
        </w:rPr>
        <w:t xml:space="preserve"> ________________________</w:t>
      </w:r>
      <w:r w:rsidRPr="00434CF1">
        <w:rPr>
          <w:sz w:val="20"/>
        </w:rPr>
        <w:t>, consisting of Austria-Hungary, Turkey, Germany and</w:t>
      </w:r>
      <w:r w:rsidR="00821BCE">
        <w:rPr>
          <w:rFonts w:hint="eastAsia"/>
          <w:sz w:val="20"/>
        </w:rPr>
        <w:t xml:space="preserve"> __________________</w:t>
      </w:r>
      <w:r w:rsidRPr="00434CF1">
        <w:rPr>
          <w:sz w:val="20"/>
        </w:rPr>
        <w:t>, and the Allies.</w:t>
      </w:r>
    </w:p>
    <w:p w14:paraId="7F44475D" w14:textId="77777777" w:rsidR="006E281B" w:rsidRPr="00434CF1" w:rsidRDefault="006E281B" w:rsidP="009028F7">
      <w:pPr>
        <w:ind w:right="34"/>
        <w:jc w:val="both"/>
        <w:rPr>
          <w:sz w:val="20"/>
        </w:rPr>
      </w:pPr>
      <w:r w:rsidRPr="00434CF1">
        <w:rPr>
          <w:sz w:val="20"/>
        </w:rPr>
        <w:t>##Central Powers;</w:t>
      </w:r>
      <w:r w:rsidR="00821BCE">
        <w:rPr>
          <w:rFonts w:hint="eastAsia"/>
          <w:sz w:val="20"/>
        </w:rPr>
        <w:t xml:space="preserve"> </w:t>
      </w:r>
      <w:r w:rsidRPr="00434CF1">
        <w:rPr>
          <w:sz w:val="20"/>
        </w:rPr>
        <w:t>Bulgaria##</w:t>
      </w:r>
    </w:p>
    <w:p w14:paraId="7972C806" w14:textId="77777777" w:rsidR="006E281B" w:rsidRPr="00434CF1" w:rsidRDefault="006E281B" w:rsidP="009028F7">
      <w:pPr>
        <w:ind w:right="34"/>
        <w:jc w:val="both"/>
        <w:rPr>
          <w:sz w:val="20"/>
        </w:rPr>
      </w:pPr>
    </w:p>
    <w:p w14:paraId="43707728" w14:textId="77777777" w:rsidR="00BA5F8D" w:rsidRDefault="00821BCE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sz w:val="20"/>
        </w:rPr>
        <w:br w:type="page"/>
      </w:r>
      <w:r w:rsidR="00BA5F8D">
        <w:rPr>
          <w:rFonts w:hint="eastAsia"/>
          <w:sz w:val="20"/>
        </w:rPr>
        <w:lastRenderedPageBreak/>
        <w:t>|!|EB3100</w:t>
      </w:r>
      <w:r w:rsidR="00916573">
        <w:rPr>
          <w:rFonts w:hint="eastAsia"/>
          <w:sz w:val="20"/>
        </w:rPr>
        <w:t>8</w:t>
      </w:r>
      <w:r w:rsidR="00BA5F8D">
        <w:rPr>
          <w:rFonts w:hint="eastAsia"/>
          <w:sz w:val="20"/>
        </w:rPr>
        <w:t>|!|</w:t>
      </w:r>
    </w:p>
    <w:p w14:paraId="4C97FF70" w14:textId="77777777" w:rsidR="006E281B" w:rsidRPr="00434CF1" w:rsidRDefault="006E281B" w:rsidP="009028F7">
      <w:pPr>
        <w:ind w:right="34"/>
        <w:jc w:val="both"/>
        <w:rPr>
          <w:sz w:val="20"/>
        </w:rPr>
      </w:pPr>
      <w:r w:rsidRPr="00434CF1">
        <w:rPr>
          <w:sz w:val="20"/>
        </w:rPr>
        <w:t xml:space="preserve">In January 1919, the victorious states signed the </w:t>
      </w:r>
      <w:r w:rsidR="0068525D">
        <w:rPr>
          <w:rFonts w:hint="eastAsia"/>
          <w:sz w:val="20"/>
        </w:rPr>
        <w:t>________________________</w:t>
      </w:r>
      <w:r w:rsidRPr="00434CF1">
        <w:rPr>
          <w:sz w:val="20"/>
        </w:rPr>
        <w:t xml:space="preserve"> with Germany. According to this treaty, Germany had to reduce its army to</w:t>
      </w:r>
      <w:r w:rsidR="00B57FEB">
        <w:rPr>
          <w:rFonts w:hint="eastAsia"/>
          <w:sz w:val="20"/>
        </w:rPr>
        <w:t xml:space="preserve"> __________________</w:t>
      </w:r>
      <w:r w:rsidRPr="00434CF1">
        <w:rPr>
          <w:sz w:val="20"/>
        </w:rPr>
        <w:t xml:space="preserve"> men, to accept the </w:t>
      </w:r>
      <w:r w:rsidR="0068525D">
        <w:rPr>
          <w:rFonts w:hint="eastAsia"/>
          <w:sz w:val="20"/>
        </w:rPr>
        <w:t>________________________</w:t>
      </w:r>
      <w:r w:rsidRPr="00434CF1">
        <w:rPr>
          <w:sz w:val="20"/>
        </w:rPr>
        <w:t xml:space="preserve"> and to return </w:t>
      </w:r>
      <w:r w:rsidR="0068525D">
        <w:rPr>
          <w:rFonts w:hint="eastAsia"/>
          <w:sz w:val="20"/>
        </w:rPr>
        <w:t>________________________</w:t>
      </w:r>
      <w:r w:rsidRPr="00434CF1">
        <w:rPr>
          <w:sz w:val="20"/>
        </w:rPr>
        <w:t xml:space="preserve"> to France.</w:t>
      </w:r>
    </w:p>
    <w:p w14:paraId="7E2F5795" w14:textId="77777777" w:rsidR="006E281B" w:rsidRPr="00434CF1" w:rsidRDefault="006E281B" w:rsidP="009028F7">
      <w:pPr>
        <w:ind w:right="34"/>
        <w:jc w:val="both"/>
        <w:rPr>
          <w:sz w:val="20"/>
        </w:rPr>
      </w:pPr>
      <w:r w:rsidRPr="00434CF1">
        <w:rPr>
          <w:sz w:val="20"/>
        </w:rPr>
        <w:t>##Treaty of Versailles;</w:t>
      </w:r>
      <w:r w:rsidR="001937CF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100,000;</w:t>
      </w:r>
      <w:r w:rsidR="001937CF" w:rsidRPr="00434CF1">
        <w:rPr>
          <w:rFonts w:hint="eastAsia"/>
          <w:sz w:val="20"/>
        </w:rPr>
        <w:t xml:space="preserve"> </w:t>
      </w:r>
      <w:del w:id="0" w:author="Aristo" w:date="2010-02-22T12:36:00Z">
        <w:r w:rsidRPr="00434CF1" w:rsidDel="0007299F">
          <w:rPr>
            <w:sz w:val="20"/>
          </w:rPr>
          <w:delText>w</w:delText>
        </w:r>
      </w:del>
      <w:ins w:id="1" w:author="Aristo" w:date="2010-02-22T12:36:00Z">
        <w:r w:rsidR="0007299F">
          <w:rPr>
            <w:rFonts w:hint="eastAsia"/>
            <w:sz w:val="20"/>
          </w:rPr>
          <w:t>W</w:t>
        </w:r>
      </w:ins>
      <w:r w:rsidRPr="00434CF1">
        <w:rPr>
          <w:sz w:val="20"/>
        </w:rPr>
        <w:t xml:space="preserve">ar-guilt </w:t>
      </w:r>
      <w:ins w:id="2" w:author="Aristo" w:date="2010-02-22T12:37:00Z">
        <w:r w:rsidR="0007299F">
          <w:rPr>
            <w:rFonts w:hint="eastAsia"/>
            <w:sz w:val="20"/>
          </w:rPr>
          <w:t>C</w:t>
        </w:r>
      </w:ins>
      <w:del w:id="3" w:author="Aristo" w:date="2010-02-22T12:37:00Z">
        <w:r w:rsidRPr="00434CF1" w:rsidDel="0007299F">
          <w:rPr>
            <w:sz w:val="20"/>
          </w:rPr>
          <w:delText>c</w:delText>
        </w:r>
      </w:del>
      <w:r w:rsidRPr="00434CF1">
        <w:rPr>
          <w:sz w:val="20"/>
        </w:rPr>
        <w:t>lause; Alsace-Lorraine##</w:t>
      </w:r>
    </w:p>
    <w:p w14:paraId="793FDE8B" w14:textId="77777777" w:rsidR="006E281B" w:rsidRPr="00434CF1" w:rsidRDefault="006E281B" w:rsidP="009028F7">
      <w:pPr>
        <w:ind w:right="34"/>
        <w:jc w:val="both"/>
        <w:rPr>
          <w:sz w:val="20"/>
        </w:rPr>
      </w:pPr>
    </w:p>
    <w:p w14:paraId="22497E99" w14:textId="77777777" w:rsidR="00BA5F8D" w:rsidRDefault="00BA5F8D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|!|EB3100</w:t>
      </w:r>
      <w:r w:rsidR="00916573">
        <w:rPr>
          <w:rFonts w:hint="eastAsia"/>
          <w:sz w:val="20"/>
        </w:rPr>
        <w:t>9</w:t>
      </w:r>
      <w:r>
        <w:rPr>
          <w:rFonts w:hint="eastAsia"/>
          <w:sz w:val="20"/>
        </w:rPr>
        <w:t>|!|</w:t>
      </w:r>
    </w:p>
    <w:p w14:paraId="788A700C" w14:textId="77777777" w:rsidR="006E281B" w:rsidRPr="00434CF1" w:rsidRDefault="006E281B" w:rsidP="009028F7">
      <w:pPr>
        <w:ind w:right="34"/>
        <w:jc w:val="both"/>
        <w:rPr>
          <w:rFonts w:hint="eastAsia"/>
          <w:sz w:val="20"/>
        </w:rPr>
      </w:pPr>
      <w:r w:rsidRPr="00434CF1">
        <w:rPr>
          <w:sz w:val="20"/>
        </w:rPr>
        <w:t xml:space="preserve">The First World War led to the formation of the </w:t>
      </w:r>
      <w:r w:rsidR="0068525D">
        <w:rPr>
          <w:rFonts w:hint="eastAsia"/>
          <w:sz w:val="20"/>
        </w:rPr>
        <w:t>________________________</w:t>
      </w:r>
      <w:r w:rsidRPr="00434CF1">
        <w:rPr>
          <w:sz w:val="20"/>
        </w:rPr>
        <w:t xml:space="preserve"> in 1920, which was an international </w:t>
      </w:r>
      <w:r w:rsidR="0068525D">
        <w:rPr>
          <w:rFonts w:hint="eastAsia"/>
          <w:sz w:val="20"/>
        </w:rPr>
        <w:t>__________________</w:t>
      </w:r>
      <w:r w:rsidRPr="00434CF1">
        <w:rPr>
          <w:sz w:val="20"/>
        </w:rPr>
        <w:t xml:space="preserve"> </w:t>
      </w:r>
      <w:r w:rsidR="00676FCD" w:rsidRPr="00434CF1">
        <w:rPr>
          <w:sz w:val="20"/>
        </w:rPr>
        <w:t>organi</w:t>
      </w:r>
      <w:r w:rsidR="00676FCD" w:rsidRPr="00434CF1">
        <w:rPr>
          <w:rFonts w:hint="eastAsia"/>
          <w:sz w:val="20"/>
        </w:rPr>
        <w:t>s</w:t>
      </w:r>
      <w:r w:rsidR="00676FCD" w:rsidRPr="00434CF1">
        <w:rPr>
          <w:sz w:val="20"/>
        </w:rPr>
        <w:t>ation</w:t>
      </w:r>
      <w:r w:rsidRPr="00434CF1">
        <w:rPr>
          <w:sz w:val="20"/>
        </w:rPr>
        <w:t xml:space="preserve">. President </w:t>
      </w:r>
      <w:r w:rsidR="0068525D">
        <w:rPr>
          <w:rFonts w:hint="eastAsia"/>
          <w:sz w:val="20"/>
        </w:rPr>
        <w:t>__________________</w:t>
      </w:r>
      <w:r w:rsidRPr="00434CF1">
        <w:rPr>
          <w:sz w:val="20"/>
        </w:rPr>
        <w:t xml:space="preserve"> proposed </w:t>
      </w:r>
      <w:r w:rsidR="00042286" w:rsidRPr="00434CF1">
        <w:rPr>
          <w:sz w:val="20"/>
        </w:rPr>
        <w:t>the formation of</w:t>
      </w:r>
      <w:r w:rsidRPr="00434CF1">
        <w:rPr>
          <w:sz w:val="20"/>
        </w:rPr>
        <w:t xml:space="preserve"> this </w:t>
      </w:r>
      <w:r w:rsidR="00676FCD" w:rsidRPr="00434CF1">
        <w:rPr>
          <w:sz w:val="20"/>
        </w:rPr>
        <w:t>organi</w:t>
      </w:r>
      <w:r w:rsidR="00676FCD" w:rsidRPr="00434CF1">
        <w:rPr>
          <w:rFonts w:hint="eastAsia"/>
          <w:sz w:val="20"/>
        </w:rPr>
        <w:t>s</w:t>
      </w:r>
      <w:r w:rsidR="00676FCD" w:rsidRPr="00434CF1">
        <w:rPr>
          <w:sz w:val="20"/>
        </w:rPr>
        <w:t xml:space="preserve">ation </w:t>
      </w:r>
      <w:r w:rsidRPr="00434CF1">
        <w:rPr>
          <w:sz w:val="20"/>
        </w:rPr>
        <w:t xml:space="preserve">at the Pairs Peace Conference in 1919. </w:t>
      </w:r>
    </w:p>
    <w:p w14:paraId="71F96C99" w14:textId="77777777" w:rsidR="006E281B" w:rsidRPr="00434CF1" w:rsidRDefault="006E281B" w:rsidP="009028F7">
      <w:pPr>
        <w:pStyle w:val="BodyText"/>
        <w:ind w:right="34"/>
        <w:jc w:val="both"/>
        <w:rPr>
          <w:sz w:val="20"/>
        </w:rPr>
      </w:pPr>
      <w:r w:rsidRPr="00434CF1">
        <w:rPr>
          <w:sz w:val="20"/>
        </w:rPr>
        <w:t>##League of Nations;</w:t>
      </w:r>
      <w:r w:rsidR="00676FCD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peacekeeping;</w:t>
      </w:r>
      <w:r w:rsidR="00676FCD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Wilson##</w:t>
      </w:r>
    </w:p>
    <w:p w14:paraId="08C82D89" w14:textId="77777777" w:rsidR="00B553AE" w:rsidRPr="00434CF1" w:rsidRDefault="00B553AE" w:rsidP="009028F7">
      <w:pPr>
        <w:pStyle w:val="BodyText"/>
        <w:ind w:right="34"/>
        <w:jc w:val="both"/>
        <w:rPr>
          <w:rFonts w:hint="eastAsia"/>
          <w:sz w:val="20"/>
        </w:rPr>
      </w:pPr>
    </w:p>
    <w:p w14:paraId="02878F4E" w14:textId="77777777" w:rsidR="00BA5F8D" w:rsidRDefault="00BA5F8D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</w:t>
      </w:r>
      <w:r w:rsidR="00916573">
        <w:rPr>
          <w:rFonts w:hint="eastAsia"/>
          <w:sz w:val="20"/>
        </w:rPr>
        <w:t>1</w:t>
      </w:r>
      <w:r>
        <w:rPr>
          <w:rFonts w:hint="eastAsia"/>
          <w:sz w:val="20"/>
        </w:rPr>
        <w:t>0|!|</w:t>
      </w:r>
    </w:p>
    <w:p w14:paraId="25914F19" w14:textId="77777777" w:rsidR="006E281B" w:rsidRPr="00434CF1" w:rsidRDefault="006E281B" w:rsidP="009028F7">
      <w:pPr>
        <w:pStyle w:val="BodyText"/>
        <w:ind w:right="34"/>
        <w:jc w:val="both"/>
        <w:rPr>
          <w:sz w:val="20"/>
        </w:rPr>
      </w:pPr>
      <w:r w:rsidRPr="00434CF1">
        <w:rPr>
          <w:sz w:val="20"/>
        </w:rPr>
        <w:t xml:space="preserve">In 1938, the British Minister </w:t>
      </w:r>
      <w:r w:rsidR="00EE4F63">
        <w:rPr>
          <w:rFonts w:hint="eastAsia"/>
          <w:sz w:val="20"/>
        </w:rPr>
        <w:t xml:space="preserve">__________________ </w:t>
      </w:r>
      <w:r w:rsidRPr="00434CF1">
        <w:rPr>
          <w:sz w:val="20"/>
        </w:rPr>
        <w:t>went to Munich to meet Hitler. Britain adopted</w:t>
      </w:r>
      <w:r w:rsidR="00042286" w:rsidRPr="00434CF1">
        <w:rPr>
          <w:sz w:val="20"/>
        </w:rPr>
        <w:t xml:space="preserve"> an </w:t>
      </w:r>
      <w:r w:rsidR="00EE4F63">
        <w:rPr>
          <w:rFonts w:hint="eastAsia"/>
          <w:sz w:val="20"/>
        </w:rPr>
        <w:t>__________________</w:t>
      </w:r>
      <w:r w:rsidRPr="00434CF1">
        <w:rPr>
          <w:sz w:val="20"/>
        </w:rPr>
        <w:t xml:space="preserve"> </w:t>
      </w:r>
      <w:r w:rsidR="00042286" w:rsidRPr="00434CF1">
        <w:rPr>
          <w:sz w:val="20"/>
        </w:rPr>
        <w:t xml:space="preserve">policy </w:t>
      </w:r>
      <w:r w:rsidRPr="00434CF1">
        <w:rPr>
          <w:sz w:val="20"/>
        </w:rPr>
        <w:t xml:space="preserve">towards the aggression of Germany. Germany annexed </w:t>
      </w:r>
      <w:r w:rsidR="00EE4F63">
        <w:rPr>
          <w:rFonts w:hint="eastAsia"/>
          <w:sz w:val="20"/>
        </w:rPr>
        <w:t xml:space="preserve">__________________ </w:t>
      </w:r>
      <w:r w:rsidRPr="00434CF1">
        <w:rPr>
          <w:sz w:val="20"/>
        </w:rPr>
        <w:t xml:space="preserve">and </w:t>
      </w:r>
      <w:r w:rsidR="00EE4F63">
        <w:rPr>
          <w:rFonts w:hint="eastAsia"/>
          <w:sz w:val="20"/>
        </w:rPr>
        <w:t>__________________</w:t>
      </w:r>
      <w:r w:rsidRPr="00434CF1">
        <w:rPr>
          <w:sz w:val="20"/>
        </w:rPr>
        <w:t xml:space="preserve"> in 1938 and 1939 respectively</w:t>
      </w:r>
      <w:r w:rsidR="00042286" w:rsidRPr="00434CF1">
        <w:rPr>
          <w:sz w:val="20"/>
        </w:rPr>
        <w:t xml:space="preserve"> and in</w:t>
      </w:r>
      <w:r w:rsidRPr="00434CF1">
        <w:rPr>
          <w:sz w:val="20"/>
        </w:rPr>
        <w:t xml:space="preserve"> 1939, Germany attacked</w:t>
      </w:r>
      <w:r w:rsidR="00EE4F63">
        <w:rPr>
          <w:rFonts w:hint="eastAsia"/>
          <w:sz w:val="20"/>
        </w:rPr>
        <w:t xml:space="preserve"> __________________</w:t>
      </w:r>
      <w:r w:rsidR="00042286" w:rsidRPr="00434CF1">
        <w:rPr>
          <w:sz w:val="20"/>
        </w:rPr>
        <w:t>, an event</w:t>
      </w:r>
      <w:r w:rsidRPr="00434CF1">
        <w:rPr>
          <w:sz w:val="20"/>
        </w:rPr>
        <w:t xml:space="preserve"> which set off the Second World War.</w:t>
      </w:r>
    </w:p>
    <w:p w14:paraId="5294288E" w14:textId="77777777" w:rsidR="006E281B" w:rsidRPr="00434CF1" w:rsidRDefault="006E281B" w:rsidP="009028F7">
      <w:pPr>
        <w:pStyle w:val="BodyText"/>
        <w:ind w:right="34"/>
        <w:jc w:val="both"/>
        <w:rPr>
          <w:sz w:val="20"/>
        </w:rPr>
      </w:pPr>
      <w:r w:rsidRPr="00434CF1">
        <w:rPr>
          <w:sz w:val="20"/>
        </w:rPr>
        <w:t>##Chamberlain; appeasement;</w:t>
      </w:r>
      <w:r w:rsidR="00362013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Austria;</w:t>
      </w:r>
      <w:r w:rsidR="00362013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Czechoslovakia; Poland##</w:t>
      </w:r>
    </w:p>
    <w:p w14:paraId="18E4C274" w14:textId="77777777" w:rsidR="006E281B" w:rsidRPr="00434CF1" w:rsidRDefault="006E281B" w:rsidP="009028F7">
      <w:pPr>
        <w:pStyle w:val="BodyText"/>
        <w:ind w:right="34"/>
        <w:jc w:val="both"/>
        <w:rPr>
          <w:sz w:val="20"/>
        </w:rPr>
      </w:pPr>
    </w:p>
    <w:p w14:paraId="1B04A114" w14:textId="77777777" w:rsidR="00BA5F8D" w:rsidRDefault="00BA5F8D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</w:t>
      </w:r>
      <w:r w:rsidR="00916573">
        <w:rPr>
          <w:rFonts w:hint="eastAsia"/>
          <w:sz w:val="20"/>
        </w:rPr>
        <w:t>1</w:t>
      </w:r>
      <w:r>
        <w:rPr>
          <w:rFonts w:hint="eastAsia"/>
          <w:sz w:val="20"/>
        </w:rPr>
        <w:t>1|!|</w:t>
      </w:r>
    </w:p>
    <w:p w14:paraId="1BA433F1" w14:textId="77777777" w:rsidR="006E281B" w:rsidRPr="00434CF1" w:rsidRDefault="006E281B" w:rsidP="009028F7">
      <w:pPr>
        <w:ind w:right="34"/>
        <w:jc w:val="both"/>
        <w:rPr>
          <w:rFonts w:hint="eastAsia"/>
          <w:sz w:val="20"/>
        </w:rPr>
      </w:pPr>
      <w:r w:rsidRPr="00434CF1">
        <w:rPr>
          <w:sz w:val="20"/>
        </w:rPr>
        <w:t xml:space="preserve">The United States adopted the policy of </w:t>
      </w:r>
      <w:r w:rsidR="00EE4F63">
        <w:rPr>
          <w:rFonts w:hint="eastAsia"/>
          <w:sz w:val="20"/>
        </w:rPr>
        <w:t xml:space="preserve">__________________ </w:t>
      </w:r>
      <w:r w:rsidRPr="00434CF1">
        <w:rPr>
          <w:sz w:val="20"/>
        </w:rPr>
        <w:t xml:space="preserve">when the Second World War broke out in 1939. This policy was kept until Japan attacked the American naval base in </w:t>
      </w:r>
      <w:r w:rsidR="00EE4F63">
        <w:rPr>
          <w:rFonts w:hint="eastAsia"/>
          <w:sz w:val="20"/>
        </w:rPr>
        <w:t>__________________</w:t>
      </w:r>
      <w:r w:rsidRPr="00434CF1">
        <w:rPr>
          <w:sz w:val="20"/>
        </w:rPr>
        <w:t xml:space="preserve"> in 1941</w:t>
      </w:r>
      <w:r w:rsidR="00042286" w:rsidRPr="00434CF1">
        <w:rPr>
          <w:sz w:val="20"/>
        </w:rPr>
        <w:t>.</w:t>
      </w:r>
      <w:r w:rsidRPr="00434CF1">
        <w:rPr>
          <w:sz w:val="20"/>
        </w:rPr>
        <w:t xml:space="preserve"> This </w:t>
      </w:r>
      <w:r w:rsidR="00042286" w:rsidRPr="00434CF1">
        <w:rPr>
          <w:sz w:val="20"/>
        </w:rPr>
        <w:t>attack became</w:t>
      </w:r>
      <w:r w:rsidRPr="00434CF1">
        <w:rPr>
          <w:sz w:val="20"/>
        </w:rPr>
        <w:t xml:space="preserve"> known as the</w:t>
      </w:r>
      <w:r w:rsidR="00EE4F63">
        <w:rPr>
          <w:rFonts w:hint="eastAsia"/>
          <w:sz w:val="20"/>
        </w:rPr>
        <w:t xml:space="preserve"> ______________________________</w:t>
      </w:r>
      <w:r w:rsidRPr="00434CF1">
        <w:rPr>
          <w:sz w:val="20"/>
        </w:rPr>
        <w:t>.</w:t>
      </w:r>
      <w:r w:rsidR="000770B6" w:rsidRPr="00434CF1">
        <w:rPr>
          <w:rFonts w:hint="eastAsia"/>
          <w:sz w:val="20"/>
        </w:rPr>
        <w:t xml:space="preserve"> </w:t>
      </w:r>
    </w:p>
    <w:p w14:paraId="05695675" w14:textId="77777777" w:rsidR="006E281B" w:rsidRPr="00434CF1" w:rsidRDefault="006E281B" w:rsidP="009028F7">
      <w:pPr>
        <w:ind w:right="34"/>
        <w:jc w:val="both"/>
        <w:rPr>
          <w:rFonts w:hint="eastAsia"/>
          <w:sz w:val="20"/>
        </w:rPr>
      </w:pPr>
      <w:r w:rsidRPr="00434CF1">
        <w:rPr>
          <w:sz w:val="20"/>
        </w:rPr>
        <w:t>##</w:t>
      </w:r>
      <w:r w:rsidRPr="00434CF1">
        <w:rPr>
          <w:rFonts w:hint="eastAsia"/>
          <w:sz w:val="20"/>
        </w:rPr>
        <w:t>isolation</w:t>
      </w:r>
      <w:r w:rsidRPr="00434CF1">
        <w:rPr>
          <w:sz w:val="20"/>
        </w:rPr>
        <w:t>;</w:t>
      </w:r>
      <w:r w:rsidR="000770B6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Hawaii;</w:t>
      </w:r>
      <w:r w:rsidR="000770B6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Pearl Harbo</w:t>
      </w:r>
      <w:ins w:id="4" w:author="Aristo" w:date="2010-02-22T12:37:00Z">
        <w:r w:rsidR="00E93541">
          <w:rPr>
            <w:rFonts w:hint="eastAsia"/>
            <w:sz w:val="20"/>
          </w:rPr>
          <w:t>u</w:t>
        </w:r>
      </w:ins>
      <w:r w:rsidRPr="00434CF1">
        <w:rPr>
          <w:sz w:val="20"/>
        </w:rPr>
        <w:t>r Incident##</w:t>
      </w:r>
    </w:p>
    <w:p w14:paraId="352678EE" w14:textId="77777777" w:rsidR="006E281B" w:rsidRPr="00434CF1" w:rsidRDefault="006E281B" w:rsidP="009028F7">
      <w:pPr>
        <w:ind w:right="34"/>
        <w:jc w:val="both"/>
        <w:rPr>
          <w:rFonts w:hint="eastAsia"/>
          <w:sz w:val="20"/>
        </w:rPr>
      </w:pPr>
    </w:p>
    <w:p w14:paraId="1FFA25AB" w14:textId="77777777" w:rsidR="00BA5F8D" w:rsidRDefault="00BA5F8D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</w:t>
      </w:r>
      <w:r w:rsidR="00916573">
        <w:rPr>
          <w:rFonts w:hint="eastAsia"/>
          <w:sz w:val="20"/>
        </w:rPr>
        <w:t>12</w:t>
      </w:r>
      <w:r>
        <w:rPr>
          <w:rFonts w:hint="eastAsia"/>
          <w:sz w:val="20"/>
        </w:rPr>
        <w:t>|!|</w:t>
      </w:r>
    </w:p>
    <w:p w14:paraId="5A83D77A" w14:textId="77777777" w:rsidR="006E281B" w:rsidRPr="00434CF1" w:rsidRDefault="006E281B" w:rsidP="009028F7">
      <w:pPr>
        <w:pStyle w:val="BodyText"/>
        <w:ind w:right="34"/>
        <w:jc w:val="both"/>
        <w:rPr>
          <w:sz w:val="20"/>
        </w:rPr>
      </w:pPr>
      <w:r w:rsidRPr="00434CF1">
        <w:rPr>
          <w:sz w:val="20"/>
        </w:rPr>
        <w:t xml:space="preserve">The Cold War refers to the rivalry between </w:t>
      </w:r>
      <w:r w:rsidR="00AF057A">
        <w:rPr>
          <w:rFonts w:hint="eastAsia"/>
          <w:sz w:val="20"/>
        </w:rPr>
        <w:t>________________________</w:t>
      </w:r>
      <w:r w:rsidRPr="00434CF1">
        <w:rPr>
          <w:sz w:val="20"/>
        </w:rPr>
        <w:t xml:space="preserve"> and</w:t>
      </w:r>
      <w:r w:rsidR="00855786">
        <w:rPr>
          <w:rFonts w:hint="eastAsia"/>
          <w:sz w:val="20"/>
        </w:rPr>
        <w:t xml:space="preserve"> ________________________</w:t>
      </w:r>
      <w:r w:rsidRPr="00434CF1">
        <w:rPr>
          <w:sz w:val="20"/>
        </w:rPr>
        <w:t xml:space="preserve">. The former was led by </w:t>
      </w:r>
      <w:r w:rsidR="00855786">
        <w:rPr>
          <w:rFonts w:hint="eastAsia"/>
          <w:sz w:val="20"/>
        </w:rPr>
        <w:t>________________________</w:t>
      </w:r>
      <w:r w:rsidRPr="00434CF1">
        <w:rPr>
          <w:sz w:val="20"/>
        </w:rPr>
        <w:t xml:space="preserve"> and the latter was led by</w:t>
      </w:r>
      <w:r w:rsidR="00855786">
        <w:rPr>
          <w:rFonts w:hint="eastAsia"/>
          <w:sz w:val="20"/>
        </w:rPr>
        <w:t xml:space="preserve"> ________________________</w:t>
      </w:r>
      <w:r w:rsidRPr="00434CF1">
        <w:rPr>
          <w:sz w:val="20"/>
        </w:rPr>
        <w:t>.</w:t>
      </w:r>
    </w:p>
    <w:p w14:paraId="0EEE52AB" w14:textId="77777777" w:rsidR="006E281B" w:rsidRPr="00434CF1" w:rsidRDefault="006E281B" w:rsidP="009028F7">
      <w:pPr>
        <w:pStyle w:val="BodyText"/>
        <w:ind w:right="34"/>
        <w:jc w:val="both"/>
        <w:rPr>
          <w:sz w:val="20"/>
        </w:rPr>
      </w:pPr>
      <w:r w:rsidRPr="00434CF1">
        <w:rPr>
          <w:sz w:val="20"/>
        </w:rPr>
        <w:t>##the capitalist bloc;</w:t>
      </w:r>
      <w:r w:rsidR="000770B6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the communist bloc;</w:t>
      </w:r>
      <w:r w:rsidR="000770B6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the United States; the Soviet Union##</w:t>
      </w:r>
    </w:p>
    <w:p w14:paraId="67E61A73" w14:textId="77777777" w:rsidR="006E281B" w:rsidRPr="00434CF1" w:rsidRDefault="006E281B" w:rsidP="009028F7">
      <w:pPr>
        <w:pStyle w:val="BodyText"/>
        <w:ind w:right="34"/>
        <w:jc w:val="both"/>
        <w:rPr>
          <w:sz w:val="20"/>
        </w:rPr>
      </w:pPr>
    </w:p>
    <w:p w14:paraId="01918DB1" w14:textId="77777777" w:rsidR="00BA5F8D" w:rsidRDefault="00BA5F8D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</w:t>
      </w:r>
      <w:r w:rsidR="00916573">
        <w:rPr>
          <w:rFonts w:hint="eastAsia"/>
          <w:sz w:val="20"/>
        </w:rPr>
        <w:t>13</w:t>
      </w:r>
      <w:r>
        <w:rPr>
          <w:rFonts w:hint="eastAsia"/>
          <w:sz w:val="20"/>
        </w:rPr>
        <w:t>|!|</w:t>
      </w:r>
    </w:p>
    <w:p w14:paraId="47F55F98" w14:textId="77777777" w:rsidR="006E281B" w:rsidRPr="00434CF1" w:rsidRDefault="006E281B" w:rsidP="009028F7">
      <w:pPr>
        <w:pStyle w:val="BodyText2"/>
        <w:spacing w:line="240" w:lineRule="auto"/>
        <w:ind w:right="34"/>
        <w:rPr>
          <w:sz w:val="20"/>
        </w:rPr>
      </w:pPr>
      <w:r w:rsidRPr="00434CF1">
        <w:rPr>
          <w:sz w:val="20"/>
        </w:rPr>
        <w:t xml:space="preserve">Germany was divided into </w:t>
      </w:r>
      <w:r w:rsidR="00C57777">
        <w:rPr>
          <w:rFonts w:hint="eastAsia"/>
          <w:sz w:val="20"/>
        </w:rPr>
        <w:t>______________________________</w:t>
      </w:r>
      <w:r w:rsidRPr="00434CF1">
        <w:rPr>
          <w:sz w:val="20"/>
        </w:rPr>
        <w:t xml:space="preserve"> after the Second World War. However, </w:t>
      </w:r>
      <w:r w:rsidR="00C57777">
        <w:rPr>
          <w:rFonts w:hint="eastAsia"/>
          <w:sz w:val="20"/>
        </w:rPr>
        <w:t xml:space="preserve">________________________ </w:t>
      </w:r>
      <w:r w:rsidRPr="00434CF1">
        <w:rPr>
          <w:sz w:val="20"/>
        </w:rPr>
        <w:t xml:space="preserve">wanted to control </w:t>
      </w:r>
      <w:r w:rsidR="00C57777">
        <w:rPr>
          <w:rFonts w:hint="eastAsia"/>
          <w:sz w:val="20"/>
        </w:rPr>
        <w:t>__________________</w:t>
      </w:r>
      <w:r w:rsidRPr="00434CF1">
        <w:rPr>
          <w:sz w:val="20"/>
        </w:rPr>
        <w:t xml:space="preserve"> in 1948. This incident </w:t>
      </w:r>
      <w:r w:rsidR="00042286" w:rsidRPr="00434CF1">
        <w:rPr>
          <w:sz w:val="20"/>
        </w:rPr>
        <w:t>became</w:t>
      </w:r>
      <w:r w:rsidRPr="00434CF1">
        <w:rPr>
          <w:sz w:val="20"/>
        </w:rPr>
        <w:t xml:space="preserve"> known as the</w:t>
      </w:r>
      <w:r w:rsidR="00C57777">
        <w:rPr>
          <w:rFonts w:hint="eastAsia"/>
          <w:sz w:val="20"/>
        </w:rPr>
        <w:t xml:space="preserve"> ________________________</w:t>
      </w:r>
      <w:r w:rsidRPr="00434CF1">
        <w:rPr>
          <w:sz w:val="20"/>
        </w:rPr>
        <w:t xml:space="preserve">. </w:t>
      </w:r>
    </w:p>
    <w:p w14:paraId="2B612F13" w14:textId="77777777" w:rsidR="006E281B" w:rsidRPr="00434CF1" w:rsidRDefault="006E281B" w:rsidP="009028F7">
      <w:pPr>
        <w:ind w:right="34"/>
        <w:jc w:val="both"/>
        <w:rPr>
          <w:sz w:val="20"/>
        </w:rPr>
      </w:pPr>
      <w:r w:rsidRPr="00434CF1">
        <w:rPr>
          <w:sz w:val="20"/>
        </w:rPr>
        <w:t>##four occupation zones;</w:t>
      </w:r>
      <w:r w:rsidR="00235D84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Stalin</w:t>
      </w:r>
      <w:r w:rsidR="00235D84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/</w:t>
      </w:r>
      <w:r w:rsidR="00235D84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the Soviet Union;</w:t>
      </w:r>
      <w:r w:rsidR="00235D84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Berlin;</w:t>
      </w:r>
      <w:r w:rsidR="00235D84" w:rsidRPr="00434CF1">
        <w:rPr>
          <w:rFonts w:hint="eastAsia"/>
          <w:sz w:val="20"/>
        </w:rPr>
        <w:t xml:space="preserve"> </w:t>
      </w:r>
      <w:r w:rsidRPr="00434CF1">
        <w:rPr>
          <w:sz w:val="20"/>
        </w:rPr>
        <w:t>Berlin Blockade##</w:t>
      </w:r>
    </w:p>
    <w:p w14:paraId="4A57BD93" w14:textId="77777777" w:rsidR="006E281B" w:rsidRPr="00434CF1" w:rsidRDefault="006E281B" w:rsidP="009028F7">
      <w:pPr>
        <w:tabs>
          <w:tab w:val="left" w:pos="3060"/>
        </w:tabs>
        <w:ind w:right="34"/>
        <w:jc w:val="both"/>
        <w:rPr>
          <w:sz w:val="20"/>
        </w:rPr>
      </w:pPr>
    </w:p>
    <w:p w14:paraId="231089CB" w14:textId="77777777" w:rsidR="00BA5F8D" w:rsidRDefault="00C57777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sz w:val="20"/>
        </w:rPr>
        <w:br w:type="page"/>
      </w:r>
      <w:r w:rsidR="00BA5F8D">
        <w:rPr>
          <w:rFonts w:hint="eastAsia"/>
          <w:sz w:val="20"/>
        </w:rPr>
        <w:lastRenderedPageBreak/>
        <w:t>|!|EB310</w:t>
      </w:r>
      <w:r w:rsidR="00916573">
        <w:rPr>
          <w:rFonts w:hint="eastAsia"/>
          <w:sz w:val="20"/>
        </w:rPr>
        <w:t>14</w:t>
      </w:r>
      <w:r w:rsidR="00BA5F8D">
        <w:rPr>
          <w:rFonts w:hint="eastAsia"/>
          <w:sz w:val="20"/>
        </w:rPr>
        <w:t>|!|</w:t>
      </w:r>
    </w:p>
    <w:p w14:paraId="4C82FEF9" w14:textId="77777777" w:rsidR="006E281B" w:rsidRPr="00434CF1" w:rsidRDefault="006E281B" w:rsidP="009028F7">
      <w:pPr>
        <w:ind w:right="34"/>
        <w:jc w:val="both"/>
        <w:rPr>
          <w:sz w:val="20"/>
        </w:rPr>
      </w:pPr>
      <w:r w:rsidRPr="00434CF1">
        <w:rPr>
          <w:sz w:val="20"/>
        </w:rPr>
        <w:t>The Vietnam War broke out in</w:t>
      </w:r>
      <w:r w:rsidR="00C57777">
        <w:rPr>
          <w:rFonts w:hint="eastAsia"/>
          <w:sz w:val="20"/>
        </w:rPr>
        <w:t xml:space="preserve"> __________________</w:t>
      </w:r>
      <w:r w:rsidRPr="00434CF1">
        <w:rPr>
          <w:sz w:val="20"/>
        </w:rPr>
        <w:t xml:space="preserve">. In 1973, President </w:t>
      </w:r>
      <w:r w:rsidR="00C57777">
        <w:rPr>
          <w:rFonts w:hint="eastAsia"/>
          <w:sz w:val="20"/>
        </w:rPr>
        <w:t>__________________</w:t>
      </w:r>
      <w:r w:rsidRPr="00434CF1">
        <w:rPr>
          <w:sz w:val="20"/>
        </w:rPr>
        <w:t xml:space="preserve"> brought North and South Vietnam to sign a </w:t>
      </w:r>
      <w:r w:rsidR="00C57777">
        <w:rPr>
          <w:rFonts w:hint="eastAsia"/>
          <w:sz w:val="20"/>
        </w:rPr>
        <w:t>__________________</w:t>
      </w:r>
      <w:r w:rsidRPr="00434CF1">
        <w:rPr>
          <w:sz w:val="20"/>
        </w:rPr>
        <w:t xml:space="preserve"> agreement, but eventually, North Vietnam defeated South Vietnam in</w:t>
      </w:r>
      <w:r w:rsidR="00C57777">
        <w:rPr>
          <w:rFonts w:hint="eastAsia"/>
          <w:sz w:val="20"/>
        </w:rPr>
        <w:t xml:space="preserve"> __________________</w:t>
      </w:r>
      <w:r w:rsidRPr="00434CF1">
        <w:rPr>
          <w:sz w:val="20"/>
        </w:rPr>
        <w:t>.</w:t>
      </w:r>
    </w:p>
    <w:p w14:paraId="587C6235" w14:textId="77777777" w:rsidR="006E281B" w:rsidRPr="00434CF1" w:rsidRDefault="006E281B" w:rsidP="009028F7">
      <w:pPr>
        <w:tabs>
          <w:tab w:val="left" w:pos="1260"/>
        </w:tabs>
        <w:ind w:right="34"/>
        <w:jc w:val="both"/>
        <w:rPr>
          <w:sz w:val="20"/>
        </w:rPr>
      </w:pPr>
      <w:r w:rsidRPr="00434CF1">
        <w:rPr>
          <w:sz w:val="20"/>
        </w:rPr>
        <w:t>##1965; Nixon; cease-fire; 1975##</w:t>
      </w:r>
    </w:p>
    <w:p w14:paraId="36D07D98" w14:textId="77777777" w:rsidR="006E281B" w:rsidRPr="00434CF1" w:rsidRDefault="006E281B" w:rsidP="009028F7">
      <w:pPr>
        <w:tabs>
          <w:tab w:val="left" w:pos="1260"/>
        </w:tabs>
        <w:ind w:right="34"/>
        <w:jc w:val="both"/>
        <w:rPr>
          <w:sz w:val="20"/>
        </w:rPr>
      </w:pPr>
    </w:p>
    <w:p w14:paraId="776F1119" w14:textId="77777777" w:rsidR="00BA5F8D" w:rsidRDefault="00BA5F8D" w:rsidP="00BA5F8D">
      <w:pPr>
        <w:pStyle w:val="BodyText"/>
        <w:ind w:right="34"/>
        <w:jc w:val="both"/>
        <w:rPr>
          <w:rFonts w:hint="eastAsia"/>
          <w:sz w:val="20"/>
        </w:rPr>
      </w:pPr>
      <w:r>
        <w:rPr>
          <w:rFonts w:hint="eastAsia"/>
          <w:sz w:val="20"/>
        </w:rPr>
        <w:t>|!|EB310</w:t>
      </w:r>
      <w:r w:rsidR="00916573">
        <w:rPr>
          <w:rFonts w:hint="eastAsia"/>
          <w:sz w:val="20"/>
        </w:rPr>
        <w:t>15</w:t>
      </w:r>
      <w:r>
        <w:rPr>
          <w:rFonts w:hint="eastAsia"/>
          <w:sz w:val="20"/>
        </w:rPr>
        <w:t>|!|</w:t>
      </w:r>
    </w:p>
    <w:p w14:paraId="7AEFE6F6" w14:textId="77777777" w:rsidR="006E281B" w:rsidRPr="00434CF1" w:rsidRDefault="006E281B" w:rsidP="009028F7">
      <w:pPr>
        <w:tabs>
          <w:tab w:val="left" w:pos="1260"/>
        </w:tabs>
        <w:ind w:right="34"/>
        <w:jc w:val="both"/>
        <w:rPr>
          <w:sz w:val="20"/>
        </w:rPr>
      </w:pPr>
      <w:r w:rsidRPr="00434CF1">
        <w:rPr>
          <w:sz w:val="20"/>
        </w:rPr>
        <w:t xml:space="preserve">In 1985, </w:t>
      </w:r>
      <w:r w:rsidR="00C57777">
        <w:rPr>
          <w:rFonts w:hint="eastAsia"/>
          <w:sz w:val="20"/>
        </w:rPr>
        <w:t xml:space="preserve">__________________ </w:t>
      </w:r>
      <w:r w:rsidRPr="00434CF1">
        <w:rPr>
          <w:sz w:val="20"/>
        </w:rPr>
        <w:t>became the Soviet leader. He carried out economic reforms and started to give up control of the satellite states in</w:t>
      </w:r>
      <w:r w:rsidR="00C57777">
        <w:rPr>
          <w:rFonts w:hint="eastAsia"/>
          <w:sz w:val="20"/>
        </w:rPr>
        <w:t xml:space="preserve"> ________________________</w:t>
      </w:r>
      <w:r w:rsidRPr="00434CF1">
        <w:rPr>
          <w:sz w:val="20"/>
        </w:rPr>
        <w:t xml:space="preserve">. The Cold War ended with the breakup of </w:t>
      </w:r>
      <w:r w:rsidR="00C57777">
        <w:rPr>
          <w:rFonts w:hint="eastAsia"/>
          <w:sz w:val="20"/>
        </w:rPr>
        <w:t>________________________</w:t>
      </w:r>
      <w:r w:rsidRPr="00434CF1">
        <w:rPr>
          <w:sz w:val="20"/>
        </w:rPr>
        <w:t xml:space="preserve"> in 1991.</w:t>
      </w:r>
    </w:p>
    <w:p w14:paraId="607C675F" w14:textId="77777777" w:rsidR="006E281B" w:rsidRDefault="006E281B" w:rsidP="009028F7">
      <w:pPr>
        <w:ind w:right="34"/>
        <w:jc w:val="both"/>
        <w:rPr>
          <w:rFonts w:hint="eastAsia"/>
          <w:sz w:val="20"/>
        </w:rPr>
      </w:pPr>
      <w:r w:rsidRPr="00434CF1">
        <w:rPr>
          <w:sz w:val="20"/>
        </w:rPr>
        <w:t>##Gorbachev; Eastern Europe; the Soviet Union##</w:t>
      </w:r>
    </w:p>
    <w:p w14:paraId="1F969908" w14:textId="77777777" w:rsidR="00434CF1" w:rsidRPr="00434CF1" w:rsidRDefault="00434CF1" w:rsidP="009028F7">
      <w:pPr>
        <w:ind w:right="34"/>
        <w:jc w:val="both"/>
        <w:rPr>
          <w:rFonts w:hint="eastAsia"/>
          <w:sz w:val="20"/>
        </w:rPr>
      </w:pPr>
    </w:p>
    <w:sectPr w:rsidR="00434CF1" w:rsidRPr="00434CF1" w:rsidSect="009028F7">
      <w:headerReference w:type="default" r:id="rId7"/>
      <w:footerReference w:type="even" r:id="rId8"/>
      <w:footerReference w:type="default" r:id="rId9"/>
      <w:pgSz w:w="11906" w:h="16838" w:code="9"/>
      <w:pgMar w:top="851" w:right="1701" w:bottom="851" w:left="1701" w:header="851" w:footer="851" w:gutter="0"/>
      <w:pgNumType w:start="23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72525" w14:textId="77777777" w:rsidR="00AA3EC1" w:rsidRDefault="00AA3EC1">
      <w:r>
        <w:separator/>
      </w:r>
    </w:p>
  </w:endnote>
  <w:endnote w:type="continuationSeparator" w:id="0">
    <w:p w14:paraId="398EB606" w14:textId="77777777" w:rsidR="00AA3EC1" w:rsidRDefault="00AA3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2FAE" w14:textId="77777777" w:rsidR="00E93541" w:rsidRDefault="00E9354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19E7EC" w14:textId="77777777" w:rsidR="00E93541" w:rsidRDefault="00E935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9FF49" w14:textId="77777777" w:rsidR="00E93541" w:rsidDel="007E0411" w:rsidRDefault="00E93541" w:rsidP="009028F7">
    <w:pPr>
      <w:pStyle w:val="Footer"/>
      <w:tabs>
        <w:tab w:val="clear" w:pos="8306"/>
      </w:tabs>
      <w:rPr>
        <w:del w:id="10" w:author="Aristo" w:date="2010-02-24T16:41:00Z"/>
        <w:rFonts w:hint="eastAsia"/>
      </w:rPr>
    </w:pPr>
    <w:del w:id="11" w:author="Aristo" w:date="2010-02-24T16:41:00Z">
      <w:r w:rsidDel="007E0411">
        <w:rPr>
          <w:rStyle w:val="PageNumber"/>
          <w:rFonts w:hint="eastAsia"/>
        </w:rPr>
        <w:delText>______________________________________________________________________________</w:delText>
      </w:r>
    </w:del>
  </w:p>
  <w:p w14:paraId="2F738291" w14:textId="77777777" w:rsidR="00E93541" w:rsidRDefault="00E93541" w:rsidP="00403F37">
    <w:pPr>
      <w:pStyle w:val="Footer"/>
      <w:tabs>
        <w:tab w:val="clear" w:pos="8306"/>
      </w:tabs>
      <w:rPr>
        <w:rFonts w:hint="eastAsia"/>
      </w:rPr>
    </w:pPr>
    <w:del w:id="12" w:author="Aristo" w:date="2010-02-24T16:41:00Z">
      <w:r w:rsidDel="007E0411">
        <w:delText>©</w:delText>
      </w:r>
      <w:r w:rsidDel="007E0411">
        <w:rPr>
          <w:rFonts w:hint="eastAsia"/>
        </w:rPr>
        <w:delText xml:space="preserve"> Aristo Educational Press Ltd. 2010                                                     </w:delText>
      </w:r>
      <w:r w:rsidDel="007E0411">
        <w:rPr>
          <w:rStyle w:val="PageNumber"/>
        </w:rPr>
        <w:fldChar w:fldCharType="begin"/>
      </w:r>
      <w:r w:rsidDel="007E0411">
        <w:rPr>
          <w:rStyle w:val="PageNumber"/>
        </w:rPr>
        <w:delInstrText xml:space="preserve"> PAGE </w:delInstrText>
      </w:r>
      <w:r w:rsidDel="007E0411">
        <w:rPr>
          <w:rStyle w:val="PageNumber"/>
        </w:rPr>
        <w:fldChar w:fldCharType="separate"/>
      </w:r>
      <w:r w:rsidR="007E0411" w:rsidDel="007E0411">
        <w:rPr>
          <w:rStyle w:val="PageNumber"/>
          <w:noProof/>
        </w:rPr>
        <w:delText>23</w:delText>
      </w:r>
      <w:r w:rsidDel="007E0411">
        <w:rPr>
          <w:rStyle w:val="PageNumber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A6716" w14:textId="77777777" w:rsidR="00AA3EC1" w:rsidRDefault="00AA3EC1">
      <w:r>
        <w:separator/>
      </w:r>
    </w:p>
  </w:footnote>
  <w:footnote w:type="continuationSeparator" w:id="0">
    <w:p w14:paraId="681BC483" w14:textId="77777777" w:rsidR="00AA3EC1" w:rsidRDefault="00AA3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917D1" w14:textId="77777777" w:rsidR="00E93541" w:rsidDel="007E0411" w:rsidRDefault="00E93541" w:rsidP="009028F7">
    <w:pPr>
      <w:pStyle w:val="Header"/>
      <w:jc w:val="center"/>
      <w:rPr>
        <w:del w:id="5" w:author="Aristo" w:date="2010-02-24T16:41:00Z"/>
        <w:rFonts w:hint="eastAsia"/>
      </w:rPr>
    </w:pPr>
    <w:del w:id="6" w:author="Aristo" w:date="2010-02-24T16:41:00Z">
      <w:r w:rsidDel="007E0411">
        <w:rPr>
          <w:rFonts w:hint="eastAsia"/>
        </w:rPr>
        <w:delText>New Journey Through History 3</w:delText>
      </w:r>
    </w:del>
  </w:p>
  <w:p w14:paraId="08A38D83" w14:textId="77777777" w:rsidR="00E93541" w:rsidDel="007E0411" w:rsidRDefault="00E93541" w:rsidP="009028F7">
    <w:pPr>
      <w:pStyle w:val="Header"/>
      <w:jc w:val="center"/>
      <w:rPr>
        <w:del w:id="7" w:author="Aristo" w:date="2010-02-24T16:41:00Z"/>
        <w:rFonts w:hint="eastAsia"/>
      </w:rPr>
    </w:pPr>
    <w:del w:id="8" w:author="Aristo" w:date="2010-02-24T16:41:00Z">
      <w:r w:rsidDel="007E0411">
        <w:rPr>
          <w:rFonts w:hint="eastAsia"/>
        </w:rPr>
        <w:delText>Topic: International conflicts and threats to peace in the 20th century</w:delText>
      </w:r>
    </w:del>
  </w:p>
  <w:p w14:paraId="0578933D" w14:textId="77777777" w:rsidR="00E93541" w:rsidRDefault="00E93541" w:rsidP="009028F7">
    <w:pPr>
      <w:pStyle w:val="Header"/>
      <w:jc w:val="center"/>
      <w:rPr>
        <w:rFonts w:hint="eastAsia"/>
      </w:rPr>
    </w:pPr>
    <w:del w:id="9" w:author="Aristo" w:date="2010-02-24T16:41:00Z">
      <w:r w:rsidDel="007E0411">
        <w:rPr>
          <w:rFonts w:hint="eastAsia"/>
        </w:rPr>
        <w:delText>_____________________________________________________________________________________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149B"/>
    <w:multiLevelType w:val="singleLevel"/>
    <w:tmpl w:val="5D001D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" w15:restartNumberingAfterBreak="0">
    <w:nsid w:val="2B2D2B09"/>
    <w:multiLevelType w:val="singleLevel"/>
    <w:tmpl w:val="7DD8332E"/>
    <w:lvl w:ilvl="0">
      <w:start w:val="3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2" w15:restartNumberingAfterBreak="0">
    <w:nsid w:val="57337BE0"/>
    <w:multiLevelType w:val="singleLevel"/>
    <w:tmpl w:val="363AD0FE"/>
    <w:lvl w:ilvl="0">
      <w:start w:val="3"/>
      <w:numFmt w:val="decimal"/>
      <w:lvlText w:val="%1."/>
      <w:lvlJc w:val="left"/>
      <w:pPr>
        <w:tabs>
          <w:tab w:val="num" w:pos="-1440"/>
        </w:tabs>
        <w:ind w:left="-1440" w:hanging="360"/>
      </w:pPr>
      <w:rPr>
        <w:rFonts w:hint="default"/>
      </w:rPr>
    </w:lvl>
  </w:abstractNum>
  <w:abstractNum w:abstractNumId="3" w15:restartNumberingAfterBreak="0">
    <w:nsid w:val="717037BB"/>
    <w:multiLevelType w:val="singleLevel"/>
    <w:tmpl w:val="6F46407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4" w15:restartNumberingAfterBreak="0">
    <w:nsid w:val="72865AC6"/>
    <w:multiLevelType w:val="hybridMultilevel"/>
    <w:tmpl w:val="38E2903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480"/>
      </w:pPr>
    </w:lvl>
    <w:lvl w:ilvl="1" w:tplc="FFFFFFFF" w:tentative="1">
      <w:start w:val="1"/>
      <w:numFmt w:val="ideographTraditional"/>
      <w:lvlText w:val="%2、"/>
      <w:lvlJc w:val="left"/>
      <w:pPr>
        <w:tabs>
          <w:tab w:val="num" w:pos="840"/>
        </w:tabs>
        <w:ind w:left="84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320"/>
        </w:tabs>
        <w:ind w:left="132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800"/>
        </w:tabs>
        <w:ind w:left="180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280"/>
        </w:tabs>
        <w:ind w:left="228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760"/>
        </w:tabs>
        <w:ind w:left="276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40"/>
        </w:tabs>
        <w:ind w:left="324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720"/>
        </w:tabs>
        <w:ind w:left="372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80"/>
      </w:pPr>
    </w:lvl>
  </w:abstractNum>
  <w:abstractNum w:abstractNumId="5" w15:restartNumberingAfterBreak="0">
    <w:nsid w:val="73815C9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num w:numId="1" w16cid:durableId="31150000">
    <w:abstractNumId w:val="3"/>
  </w:num>
  <w:num w:numId="2" w16cid:durableId="1638560745">
    <w:abstractNumId w:val="1"/>
  </w:num>
  <w:num w:numId="3" w16cid:durableId="330648612">
    <w:abstractNumId w:val="5"/>
  </w:num>
  <w:num w:numId="4" w16cid:durableId="1494830374">
    <w:abstractNumId w:val="2"/>
  </w:num>
  <w:num w:numId="5" w16cid:durableId="1688368728">
    <w:abstractNumId w:val="0"/>
  </w:num>
  <w:num w:numId="6" w16cid:durableId="1474180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28C9"/>
    <w:rsid w:val="00042286"/>
    <w:rsid w:val="00072172"/>
    <w:rsid w:val="0007299F"/>
    <w:rsid w:val="000770B6"/>
    <w:rsid w:val="000C011A"/>
    <w:rsid w:val="001937CF"/>
    <w:rsid w:val="001B2E29"/>
    <w:rsid w:val="00234119"/>
    <w:rsid w:val="00235D84"/>
    <w:rsid w:val="0025163B"/>
    <w:rsid w:val="00272C15"/>
    <w:rsid w:val="002C794E"/>
    <w:rsid w:val="00362013"/>
    <w:rsid w:val="003F4425"/>
    <w:rsid w:val="00403F37"/>
    <w:rsid w:val="00411A36"/>
    <w:rsid w:val="00434CF1"/>
    <w:rsid w:val="00446B01"/>
    <w:rsid w:val="00473A91"/>
    <w:rsid w:val="004A0398"/>
    <w:rsid w:val="004A5AA5"/>
    <w:rsid w:val="004C29E5"/>
    <w:rsid w:val="004C59FA"/>
    <w:rsid w:val="00530F75"/>
    <w:rsid w:val="00545618"/>
    <w:rsid w:val="00572EEB"/>
    <w:rsid w:val="0058245B"/>
    <w:rsid w:val="00597624"/>
    <w:rsid w:val="005B38D2"/>
    <w:rsid w:val="005C28C9"/>
    <w:rsid w:val="00603B42"/>
    <w:rsid w:val="00620CFC"/>
    <w:rsid w:val="006367B2"/>
    <w:rsid w:val="00676FCD"/>
    <w:rsid w:val="0068525D"/>
    <w:rsid w:val="00697453"/>
    <w:rsid w:val="006E281B"/>
    <w:rsid w:val="007716CC"/>
    <w:rsid w:val="0078341D"/>
    <w:rsid w:val="007B141C"/>
    <w:rsid w:val="007B695C"/>
    <w:rsid w:val="007D63D6"/>
    <w:rsid w:val="007E0411"/>
    <w:rsid w:val="00821BCE"/>
    <w:rsid w:val="00855786"/>
    <w:rsid w:val="009028F7"/>
    <w:rsid w:val="00916573"/>
    <w:rsid w:val="00923985"/>
    <w:rsid w:val="009D7CBD"/>
    <w:rsid w:val="009F1124"/>
    <w:rsid w:val="00AA3EC1"/>
    <w:rsid w:val="00AC657A"/>
    <w:rsid w:val="00AF057A"/>
    <w:rsid w:val="00B1681A"/>
    <w:rsid w:val="00B553AE"/>
    <w:rsid w:val="00B57FEB"/>
    <w:rsid w:val="00B700DE"/>
    <w:rsid w:val="00B839F1"/>
    <w:rsid w:val="00BA5F8D"/>
    <w:rsid w:val="00BD679D"/>
    <w:rsid w:val="00C3187A"/>
    <w:rsid w:val="00C57777"/>
    <w:rsid w:val="00C82AF1"/>
    <w:rsid w:val="00DD1832"/>
    <w:rsid w:val="00E3179A"/>
    <w:rsid w:val="00E93541"/>
    <w:rsid w:val="00ED4FEE"/>
    <w:rsid w:val="00EE4F63"/>
    <w:rsid w:val="00F12D4B"/>
    <w:rsid w:val="00F83FDF"/>
    <w:rsid w:val="00FE19B3"/>
    <w:rsid w:val="00FF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AFE1F1"/>
  <w15:chartTrackingRefBased/>
  <w15:docId w15:val="{BE012427-5207-1340-BA61-94E9E46D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sz w:val="44"/>
    </w:rPr>
  </w:style>
  <w:style w:type="paragraph" w:styleId="BodyTextIndent">
    <w:name w:val="Body Text Indent"/>
    <w:basedOn w:val="Normal"/>
    <w:pPr>
      <w:ind w:left="420" w:firstLine="1560"/>
    </w:pPr>
  </w:style>
  <w:style w:type="paragraph" w:styleId="BodyTextIndent2">
    <w:name w:val="Body Text Indent 2"/>
    <w:basedOn w:val="Normal"/>
    <w:pPr>
      <w:ind w:left="-1800"/>
    </w:pPr>
  </w:style>
  <w:style w:type="paragraph" w:styleId="BodyText2">
    <w:name w:val="Body Text 2"/>
    <w:basedOn w:val="Normal"/>
    <w:pPr>
      <w:spacing w:line="360" w:lineRule="auto"/>
      <w:ind w:right="-540"/>
      <w:jc w:val="both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C28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9028F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Revision">
    <w:name w:val="Revision"/>
    <w:hidden/>
    <w:uiPriority w:val="99"/>
    <w:semiHidden/>
    <w:rsid w:val="00403F37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3346</Characters>
  <Application>Microsoft Office Word</Application>
  <DocSecurity>0</DocSecurity>
  <Lines>27</Lines>
  <Paragraphs>7</Paragraphs>
  <ScaleCrop>false</ScaleCrop>
  <Company>Aristo</Company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USER</dc:creator>
  <cp:keywords/>
  <cp:lastModifiedBy>Kingsley Sham</cp:lastModifiedBy>
  <cp:revision>2</cp:revision>
  <cp:lastPrinted>2010-02-22T09:41:00Z</cp:lastPrinted>
  <dcterms:created xsi:type="dcterms:W3CDTF">2026-06-06T04:08:00Z</dcterms:created>
  <dcterms:modified xsi:type="dcterms:W3CDTF">2026-06-06T04:08:00Z</dcterms:modified>
</cp:coreProperties>
</file>