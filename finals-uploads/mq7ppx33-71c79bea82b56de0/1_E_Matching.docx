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0586" w14:textId="77777777" w:rsidR="00572FA3" w:rsidRPr="00572FA3" w:rsidRDefault="00572FA3" w:rsidP="003C06CC">
      <w:pPr>
        <w:rPr>
          <w:rFonts w:hint="eastAsia"/>
          <w:b/>
          <w:sz w:val="20"/>
        </w:rPr>
      </w:pPr>
      <w:r w:rsidRPr="00572FA3">
        <w:rPr>
          <w:rFonts w:hint="eastAsia"/>
          <w:b/>
          <w:sz w:val="20"/>
        </w:rPr>
        <w:t>Matching</w:t>
      </w:r>
    </w:p>
    <w:p w14:paraId="7CF49EEC" w14:textId="77777777" w:rsidR="00572FA3" w:rsidRDefault="00572FA3" w:rsidP="003C06CC">
      <w:pPr>
        <w:rPr>
          <w:rFonts w:hint="eastAsia"/>
          <w:sz w:val="20"/>
        </w:rPr>
      </w:pPr>
    </w:p>
    <w:p w14:paraId="4F81BB3F" w14:textId="77777777" w:rsidR="00572FA3" w:rsidRPr="00572FA3" w:rsidRDefault="00572FA3" w:rsidP="003C06CC">
      <w:pPr>
        <w:rPr>
          <w:rFonts w:hint="eastAsia"/>
          <w:sz w:val="20"/>
        </w:rPr>
      </w:pPr>
      <w:r>
        <w:rPr>
          <w:rFonts w:hint="eastAsia"/>
          <w:sz w:val="20"/>
        </w:rPr>
        <w:t>|!|ET31001|!|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4140"/>
      </w:tblGrid>
      <w:tr w:rsidR="00E62002" w:rsidRPr="00E11B97" w14:paraId="37858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3EF92EF0" w14:textId="77777777" w:rsidR="00E62002" w:rsidRPr="00E11B97" w:rsidRDefault="00E62002" w:rsidP="00D208A2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</w:tcPr>
          <w:p w14:paraId="788A78DD" w14:textId="77777777" w:rsidR="00E62002" w:rsidRPr="00E11B97" w:rsidRDefault="00E62002" w:rsidP="00D208A2">
            <w:pPr>
              <w:spacing w:beforeLines="10" w:before="36" w:afterLines="10" w:after="36"/>
              <w:jc w:val="center"/>
              <w:rPr>
                <w:sz w:val="20"/>
              </w:rPr>
            </w:pPr>
          </w:p>
        </w:tc>
        <w:tc>
          <w:tcPr>
            <w:tcW w:w="4140" w:type="dxa"/>
          </w:tcPr>
          <w:p w14:paraId="734BA1A8" w14:textId="77777777" w:rsidR="00E62002" w:rsidRPr="00E11B97" w:rsidRDefault="00E62002" w:rsidP="00D208A2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E62002" w:rsidRPr="00E11B97" w14:paraId="654E3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19D0005D" w14:textId="77777777" w:rsidR="00E62002" w:rsidRPr="00E11B97" w:rsidRDefault="00E62002" w:rsidP="00D208A2">
            <w:pPr>
              <w:numPr>
                <w:ilvl w:val="0"/>
                <w:numId w:val="3"/>
                <w:numberingChange w:id="0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1907</w:t>
            </w:r>
          </w:p>
        </w:tc>
        <w:tc>
          <w:tcPr>
            <w:tcW w:w="1080" w:type="dxa"/>
          </w:tcPr>
          <w:p w14:paraId="5BAAA56F" w14:textId="77777777" w:rsidR="00E62002" w:rsidRPr="00E11B97" w:rsidRDefault="00B174A0" w:rsidP="006E75E3">
            <w:pPr>
              <w:spacing w:beforeLines="10" w:before="36" w:afterLines="10" w:after="36"/>
              <w:rPr>
                <w:sz w:val="20"/>
              </w:rPr>
            </w:pPr>
            <w:r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140" w:type="dxa"/>
          </w:tcPr>
          <w:p w14:paraId="3C996F43" w14:textId="77777777" w:rsidR="00E62002" w:rsidRPr="00E11B97" w:rsidRDefault="00E62002" w:rsidP="00D208A2">
            <w:pPr>
              <w:numPr>
                <w:ilvl w:val="0"/>
                <w:numId w:val="4"/>
                <w:numberingChange w:id="1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The Paris Peace Conference </w:t>
            </w:r>
          </w:p>
        </w:tc>
      </w:tr>
      <w:tr w:rsidR="00B174A0" w:rsidRPr="00E11B97" w14:paraId="6B4C2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03ECD9CB" w14:textId="77777777" w:rsidR="00B174A0" w:rsidRPr="00E11B97" w:rsidRDefault="00B174A0" w:rsidP="00D208A2">
            <w:pPr>
              <w:numPr>
                <w:ilvl w:val="0"/>
                <w:numId w:val="3"/>
                <w:numberingChange w:id="2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1914</w:t>
            </w:r>
          </w:p>
        </w:tc>
        <w:tc>
          <w:tcPr>
            <w:tcW w:w="1080" w:type="dxa"/>
          </w:tcPr>
          <w:p w14:paraId="306BF319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3F68DC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140" w:type="dxa"/>
          </w:tcPr>
          <w:p w14:paraId="3859E252" w14:textId="77777777" w:rsidR="00B174A0" w:rsidRPr="00E11B97" w:rsidRDefault="00B174A0" w:rsidP="00D208A2">
            <w:pPr>
              <w:numPr>
                <w:ilvl w:val="0"/>
                <w:numId w:val="4"/>
                <w:numberingChange w:id="3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League of Nations</w:t>
            </w:r>
          </w:p>
        </w:tc>
      </w:tr>
      <w:tr w:rsidR="00B174A0" w:rsidRPr="00E11B97" w14:paraId="22785963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</w:tcPr>
          <w:p w14:paraId="6497D5AC" w14:textId="77777777" w:rsidR="00B174A0" w:rsidRPr="00E11B97" w:rsidRDefault="00B174A0" w:rsidP="00D208A2">
            <w:pPr>
              <w:numPr>
                <w:ilvl w:val="0"/>
                <w:numId w:val="3"/>
                <w:numberingChange w:id="4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1919</w:t>
            </w:r>
          </w:p>
        </w:tc>
        <w:tc>
          <w:tcPr>
            <w:tcW w:w="1080" w:type="dxa"/>
          </w:tcPr>
          <w:p w14:paraId="2FED01C6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3F68DC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140" w:type="dxa"/>
          </w:tcPr>
          <w:p w14:paraId="3269DE0D" w14:textId="77777777" w:rsidR="00B174A0" w:rsidRPr="00E11B97" w:rsidRDefault="00B174A0" w:rsidP="00D208A2">
            <w:pPr>
              <w:numPr>
                <w:ilvl w:val="0"/>
                <w:numId w:val="4"/>
                <w:numberingChange w:id="5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Triple Entente</w:t>
            </w:r>
          </w:p>
        </w:tc>
      </w:tr>
      <w:tr w:rsidR="00B174A0" w:rsidRPr="00E11B97" w14:paraId="21A9F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7E09FB6F" w14:textId="77777777" w:rsidR="00B174A0" w:rsidRPr="00E11B97" w:rsidRDefault="00B174A0" w:rsidP="00D208A2">
            <w:pPr>
              <w:numPr>
                <w:ilvl w:val="0"/>
                <w:numId w:val="3"/>
                <w:numberingChange w:id="6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1920</w:t>
            </w:r>
          </w:p>
        </w:tc>
        <w:tc>
          <w:tcPr>
            <w:tcW w:w="1080" w:type="dxa"/>
          </w:tcPr>
          <w:p w14:paraId="5FFFD4AC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3F68DC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140" w:type="dxa"/>
          </w:tcPr>
          <w:p w14:paraId="748EB45B" w14:textId="77777777" w:rsidR="00B174A0" w:rsidRPr="00E11B97" w:rsidRDefault="00B174A0" w:rsidP="00D208A2">
            <w:pPr>
              <w:numPr>
                <w:ilvl w:val="0"/>
                <w:numId w:val="4"/>
                <w:numberingChange w:id="7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The outbreak of World War I </w:t>
            </w:r>
          </w:p>
        </w:tc>
      </w:tr>
    </w:tbl>
    <w:p w14:paraId="10EE5DA6" w14:textId="77777777" w:rsidR="003C06CC" w:rsidRDefault="003C06CC" w:rsidP="00984A7B">
      <w:pPr>
        <w:rPr>
          <w:rFonts w:hint="eastAsia"/>
          <w:sz w:val="20"/>
        </w:rPr>
      </w:pPr>
    </w:p>
    <w:p w14:paraId="238B549E" w14:textId="77777777" w:rsidR="00E62002" w:rsidRDefault="00E62002" w:rsidP="00984A7B">
      <w:pPr>
        <w:rPr>
          <w:rFonts w:hint="eastAsia"/>
          <w:sz w:val="20"/>
        </w:rPr>
      </w:pPr>
      <w:r w:rsidRPr="00E11B97">
        <w:rPr>
          <w:sz w:val="20"/>
        </w:rPr>
        <w:t>##(a)(iii);</w:t>
      </w:r>
      <w:r w:rsidR="00D90BA4">
        <w:rPr>
          <w:rFonts w:hint="eastAsia"/>
          <w:sz w:val="20"/>
        </w:rPr>
        <w:t xml:space="preserve"> </w:t>
      </w:r>
      <w:r w:rsidRPr="00E11B97">
        <w:rPr>
          <w:sz w:val="20"/>
        </w:rPr>
        <w:t>(b)(iv); (c)(i); (d)(ii)##</w:t>
      </w:r>
    </w:p>
    <w:p w14:paraId="3339E46D" w14:textId="77777777" w:rsidR="00941E82" w:rsidRPr="00E11B97" w:rsidRDefault="00941E82" w:rsidP="00984A7B">
      <w:pPr>
        <w:rPr>
          <w:rFonts w:hint="eastAsia"/>
          <w:sz w:val="20"/>
        </w:rPr>
      </w:pPr>
    </w:p>
    <w:p w14:paraId="4EFCF7D2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|!|ET3100</w:t>
      </w:r>
      <w:r w:rsidR="00AC2FC3">
        <w:rPr>
          <w:rFonts w:hint="eastAsia"/>
          <w:sz w:val="20"/>
        </w:rPr>
        <w:t>2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3600"/>
      </w:tblGrid>
      <w:tr w:rsidR="00E62002" w:rsidRPr="00E11B97" w14:paraId="0BE3C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59BC2567" w14:textId="77777777" w:rsidR="00E62002" w:rsidRPr="00E11B97" w:rsidRDefault="00E62002" w:rsidP="00A73598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</w:tcPr>
          <w:p w14:paraId="21F3D2C3" w14:textId="77777777" w:rsidR="00E62002" w:rsidRPr="00E11B97" w:rsidRDefault="00E62002" w:rsidP="00A73598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3600" w:type="dxa"/>
          </w:tcPr>
          <w:p w14:paraId="21E93D5C" w14:textId="77777777" w:rsidR="00E62002" w:rsidRPr="00E11B97" w:rsidRDefault="00E62002" w:rsidP="00A73598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17C14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3C53E132" w14:textId="77777777" w:rsidR="00B174A0" w:rsidRPr="00E11B97" w:rsidRDefault="00B174A0" w:rsidP="002465DE">
            <w:pPr>
              <w:numPr>
                <w:ilvl w:val="0"/>
                <w:numId w:val="5"/>
                <w:numberingChange w:id="8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1908</w:t>
            </w:r>
          </w:p>
        </w:tc>
        <w:tc>
          <w:tcPr>
            <w:tcW w:w="1080" w:type="dxa"/>
          </w:tcPr>
          <w:p w14:paraId="78F3063D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676C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1E435284" w14:textId="77777777" w:rsidR="00B174A0" w:rsidRPr="00E11B97" w:rsidRDefault="00B174A0" w:rsidP="002465DE">
            <w:pPr>
              <w:numPr>
                <w:ilvl w:val="0"/>
                <w:numId w:val="6"/>
                <w:numberingChange w:id="9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First Balkan War</w:t>
            </w:r>
          </w:p>
        </w:tc>
      </w:tr>
      <w:tr w:rsidR="00B174A0" w:rsidRPr="00E11B97" w14:paraId="01D1B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6D71948B" w14:textId="77777777" w:rsidR="00B174A0" w:rsidRPr="00E11B97" w:rsidRDefault="00B174A0" w:rsidP="002465DE">
            <w:pPr>
              <w:numPr>
                <w:ilvl w:val="0"/>
                <w:numId w:val="5"/>
                <w:numberingChange w:id="10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1912</w:t>
            </w:r>
          </w:p>
        </w:tc>
        <w:tc>
          <w:tcPr>
            <w:tcW w:w="1080" w:type="dxa"/>
          </w:tcPr>
          <w:p w14:paraId="395C89B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676C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2E1BF6A4" w14:textId="77777777" w:rsidR="00B174A0" w:rsidRPr="00E11B97" w:rsidRDefault="00B174A0" w:rsidP="002465DE">
            <w:pPr>
              <w:numPr>
                <w:ilvl w:val="0"/>
                <w:numId w:val="6"/>
                <w:numberingChange w:id="11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Second Balkan War</w:t>
            </w:r>
          </w:p>
        </w:tc>
      </w:tr>
      <w:tr w:rsidR="00B174A0" w:rsidRPr="00E11B97" w14:paraId="1E90FE0A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</w:tcPr>
          <w:p w14:paraId="6678D06E" w14:textId="77777777" w:rsidR="00B174A0" w:rsidRPr="00E11B97" w:rsidRDefault="00B174A0" w:rsidP="002465DE">
            <w:pPr>
              <w:numPr>
                <w:ilvl w:val="0"/>
                <w:numId w:val="5"/>
                <w:numberingChange w:id="12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1913</w:t>
            </w:r>
          </w:p>
        </w:tc>
        <w:tc>
          <w:tcPr>
            <w:tcW w:w="1080" w:type="dxa"/>
          </w:tcPr>
          <w:p w14:paraId="43E10C3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676C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2B9F6FCE" w14:textId="77777777" w:rsidR="00B174A0" w:rsidRPr="00E11B97" w:rsidRDefault="00B174A0" w:rsidP="002465DE">
            <w:pPr>
              <w:numPr>
                <w:ilvl w:val="0"/>
                <w:numId w:val="6"/>
                <w:numberingChange w:id="13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The Treaty of Versailles </w:t>
            </w:r>
          </w:p>
        </w:tc>
      </w:tr>
      <w:tr w:rsidR="00B174A0" w:rsidRPr="00E11B97" w14:paraId="3E385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3B6E950F" w14:textId="77777777" w:rsidR="00B174A0" w:rsidRPr="00E11B97" w:rsidRDefault="00B174A0" w:rsidP="002465DE">
            <w:pPr>
              <w:numPr>
                <w:ilvl w:val="0"/>
                <w:numId w:val="5"/>
                <w:numberingChange w:id="14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1919</w:t>
            </w:r>
          </w:p>
        </w:tc>
        <w:tc>
          <w:tcPr>
            <w:tcW w:w="1080" w:type="dxa"/>
          </w:tcPr>
          <w:p w14:paraId="1C59289C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676C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23779914" w14:textId="77777777" w:rsidR="00B174A0" w:rsidRPr="00E11B97" w:rsidRDefault="00B174A0" w:rsidP="002465DE">
            <w:pPr>
              <w:numPr>
                <w:ilvl w:val="0"/>
                <w:numId w:val="6"/>
                <w:numberingChange w:id="15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Bosnian Crisis</w:t>
            </w:r>
          </w:p>
        </w:tc>
      </w:tr>
    </w:tbl>
    <w:p w14:paraId="12193F32" w14:textId="77777777" w:rsidR="0032493D" w:rsidRDefault="0032493D" w:rsidP="003C06CC">
      <w:pPr>
        <w:rPr>
          <w:rFonts w:hint="eastAsia"/>
          <w:sz w:val="20"/>
        </w:rPr>
      </w:pPr>
    </w:p>
    <w:p w14:paraId="6D9A2007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##(a)(iv); (b)(i); (c)(ii); (d)(iii)##</w:t>
      </w:r>
    </w:p>
    <w:p w14:paraId="4CCB9598" w14:textId="77777777" w:rsidR="00941E82" w:rsidRPr="00E11B97" w:rsidRDefault="00941E82" w:rsidP="003C06CC">
      <w:pPr>
        <w:rPr>
          <w:rFonts w:hint="eastAsia"/>
          <w:sz w:val="20"/>
        </w:rPr>
      </w:pPr>
    </w:p>
    <w:p w14:paraId="3936B505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|!|ET3100</w:t>
      </w:r>
      <w:r w:rsidR="00AC2FC3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tbl>
      <w:tblPr>
        <w:tblW w:w="75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4680"/>
      </w:tblGrid>
      <w:tr w:rsidR="00E62002" w:rsidRPr="00E11B97" w14:paraId="0E2A7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02CB61A1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</w:tcPr>
          <w:p w14:paraId="4F6D04AD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680" w:type="dxa"/>
          </w:tcPr>
          <w:p w14:paraId="24593A9E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492C8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0EB39F79" w14:textId="77777777" w:rsidR="00B174A0" w:rsidRPr="00E11B97" w:rsidRDefault="00B174A0" w:rsidP="002465DE">
            <w:pPr>
              <w:numPr>
                <w:ilvl w:val="0"/>
                <w:numId w:val="7"/>
                <w:numberingChange w:id="16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1882</w:t>
            </w:r>
          </w:p>
        </w:tc>
        <w:tc>
          <w:tcPr>
            <w:tcW w:w="1080" w:type="dxa"/>
          </w:tcPr>
          <w:p w14:paraId="1BF98D4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8616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4FAD5F44" w14:textId="77777777" w:rsidR="00B174A0" w:rsidRPr="00E11B97" w:rsidRDefault="00B174A0" w:rsidP="002465DE">
            <w:pPr>
              <w:numPr>
                <w:ilvl w:val="0"/>
                <w:numId w:val="8"/>
                <w:numberingChange w:id="17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France colonised Tunisia</w:t>
            </w:r>
          </w:p>
        </w:tc>
      </w:tr>
      <w:tr w:rsidR="00B174A0" w:rsidRPr="00E11B97" w14:paraId="35A44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4D363F8E" w14:textId="77777777" w:rsidR="00B174A0" w:rsidRPr="00E11B97" w:rsidRDefault="00B174A0" w:rsidP="002465DE">
            <w:pPr>
              <w:numPr>
                <w:ilvl w:val="0"/>
                <w:numId w:val="7"/>
                <w:numberingChange w:id="18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1881</w:t>
            </w:r>
          </w:p>
        </w:tc>
        <w:tc>
          <w:tcPr>
            <w:tcW w:w="1080" w:type="dxa"/>
          </w:tcPr>
          <w:p w14:paraId="3531105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8616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364CA6B5" w14:textId="77777777" w:rsidR="00B174A0" w:rsidRPr="00E11B97" w:rsidRDefault="00B174A0" w:rsidP="002465DE">
            <w:pPr>
              <w:numPr>
                <w:ilvl w:val="0"/>
                <w:numId w:val="8"/>
                <w:numberingChange w:id="19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Triple Alliance</w:t>
            </w:r>
          </w:p>
        </w:tc>
      </w:tr>
      <w:tr w:rsidR="00B174A0" w:rsidRPr="00E11B97" w14:paraId="4BB95F73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</w:tcPr>
          <w:p w14:paraId="79D449F7" w14:textId="77777777" w:rsidR="00B174A0" w:rsidRPr="00E11B97" w:rsidRDefault="00B174A0" w:rsidP="002465DE">
            <w:pPr>
              <w:numPr>
                <w:ilvl w:val="0"/>
                <w:numId w:val="7"/>
                <w:numberingChange w:id="20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1899</w:t>
            </w:r>
          </w:p>
        </w:tc>
        <w:tc>
          <w:tcPr>
            <w:tcW w:w="1080" w:type="dxa"/>
          </w:tcPr>
          <w:p w14:paraId="60268A5B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8616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4196A80A" w14:textId="77777777" w:rsidR="00B174A0" w:rsidRPr="00E11B97" w:rsidRDefault="00B174A0" w:rsidP="002465DE">
            <w:pPr>
              <w:numPr>
                <w:ilvl w:val="0"/>
                <w:numId w:val="8"/>
                <w:numberingChange w:id="21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Triple Entente</w:t>
            </w:r>
          </w:p>
        </w:tc>
      </w:tr>
      <w:tr w:rsidR="00B174A0" w:rsidRPr="00E11B97" w14:paraId="198DD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218F941F" w14:textId="77777777" w:rsidR="00B174A0" w:rsidRPr="00E11B97" w:rsidRDefault="00B174A0" w:rsidP="002465DE">
            <w:pPr>
              <w:numPr>
                <w:ilvl w:val="0"/>
                <w:numId w:val="7"/>
                <w:numberingChange w:id="22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1907</w:t>
            </w:r>
          </w:p>
        </w:tc>
        <w:tc>
          <w:tcPr>
            <w:tcW w:w="1080" w:type="dxa"/>
          </w:tcPr>
          <w:p w14:paraId="1C323ED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8616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4EA1357D" w14:textId="77777777" w:rsidR="00B174A0" w:rsidRPr="00E11B97" w:rsidRDefault="00B174A0" w:rsidP="002465DE">
            <w:pPr>
              <w:numPr>
                <w:ilvl w:val="0"/>
                <w:numId w:val="8"/>
                <w:numberingChange w:id="23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 built the Berlin-Baghdad Railway</w:t>
            </w:r>
          </w:p>
        </w:tc>
      </w:tr>
    </w:tbl>
    <w:p w14:paraId="7204FF8C" w14:textId="77777777" w:rsidR="0032493D" w:rsidRDefault="0032493D" w:rsidP="003C06CC">
      <w:pPr>
        <w:rPr>
          <w:rFonts w:hint="eastAsia"/>
          <w:sz w:val="20"/>
        </w:rPr>
      </w:pPr>
    </w:p>
    <w:p w14:paraId="44CC98E4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##(a)(ii); (b)(i); (c)(iv); (d)(iii)##</w:t>
      </w:r>
    </w:p>
    <w:p w14:paraId="78124668" w14:textId="77777777" w:rsidR="00941E82" w:rsidRPr="00E11B97" w:rsidRDefault="00941E82" w:rsidP="003C06CC">
      <w:pPr>
        <w:rPr>
          <w:rFonts w:hint="eastAsia"/>
          <w:sz w:val="20"/>
        </w:rPr>
      </w:pPr>
    </w:p>
    <w:p w14:paraId="7023ECFA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|!|ET3100</w:t>
      </w:r>
      <w:r w:rsidR="00AC2FC3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tbl>
      <w:tblPr>
        <w:tblW w:w="84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5580"/>
      </w:tblGrid>
      <w:tr w:rsidR="00E62002" w:rsidRPr="00E11B97" w14:paraId="443A1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2D4733EC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</w:tcPr>
          <w:p w14:paraId="1F9FBD60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580" w:type="dxa"/>
          </w:tcPr>
          <w:p w14:paraId="4E30E125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02571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0392C93B" w14:textId="77777777" w:rsidR="00B174A0" w:rsidRPr="00E11B97" w:rsidRDefault="00B174A0" w:rsidP="002465DE">
            <w:pPr>
              <w:numPr>
                <w:ilvl w:val="0"/>
                <w:numId w:val="9"/>
                <w:numberingChange w:id="24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1908</w:t>
            </w:r>
          </w:p>
        </w:tc>
        <w:tc>
          <w:tcPr>
            <w:tcW w:w="1080" w:type="dxa"/>
          </w:tcPr>
          <w:p w14:paraId="313E93C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2E4AE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48B92897" w14:textId="77777777" w:rsidR="00B174A0" w:rsidRPr="00E11B97" w:rsidRDefault="00B174A0" w:rsidP="002465DE">
            <w:pPr>
              <w:numPr>
                <w:ilvl w:val="0"/>
                <w:numId w:val="10"/>
                <w:numberingChange w:id="25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end of the First World War</w:t>
            </w:r>
          </w:p>
        </w:tc>
      </w:tr>
      <w:tr w:rsidR="00B174A0" w:rsidRPr="00E11B97" w14:paraId="4392E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615F5DB1" w14:textId="77777777" w:rsidR="00B174A0" w:rsidRPr="00E11B97" w:rsidRDefault="00B174A0" w:rsidP="002465DE">
            <w:pPr>
              <w:numPr>
                <w:ilvl w:val="0"/>
                <w:numId w:val="9"/>
                <w:numberingChange w:id="26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1914</w:t>
            </w:r>
          </w:p>
        </w:tc>
        <w:tc>
          <w:tcPr>
            <w:tcW w:w="1080" w:type="dxa"/>
          </w:tcPr>
          <w:p w14:paraId="229A4A1D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2E4AE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1419F9DA" w14:textId="77777777" w:rsidR="00B174A0" w:rsidRPr="00E11B97" w:rsidRDefault="00B174A0" w:rsidP="002465DE">
            <w:pPr>
              <w:numPr>
                <w:ilvl w:val="0"/>
                <w:numId w:val="10"/>
                <w:numberingChange w:id="27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Austria-Hungary annexed Bosnia-Herzegovina</w:t>
            </w:r>
          </w:p>
        </w:tc>
      </w:tr>
      <w:tr w:rsidR="00B174A0" w:rsidRPr="00E11B97" w14:paraId="3C4ECD00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</w:tcPr>
          <w:p w14:paraId="759AFEF3" w14:textId="77777777" w:rsidR="00B174A0" w:rsidRPr="00E11B97" w:rsidRDefault="00B174A0" w:rsidP="002465DE">
            <w:pPr>
              <w:numPr>
                <w:ilvl w:val="0"/>
                <w:numId w:val="9"/>
                <w:numberingChange w:id="28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1917</w:t>
            </w:r>
          </w:p>
        </w:tc>
        <w:tc>
          <w:tcPr>
            <w:tcW w:w="1080" w:type="dxa"/>
          </w:tcPr>
          <w:p w14:paraId="5633B9B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2E4AE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1967C073" w14:textId="77777777" w:rsidR="00B174A0" w:rsidRPr="00E11B97" w:rsidRDefault="00B174A0" w:rsidP="002465DE">
            <w:pPr>
              <w:numPr>
                <w:ilvl w:val="0"/>
                <w:numId w:val="10"/>
                <w:numberingChange w:id="29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outbreak of the First World War</w:t>
            </w:r>
          </w:p>
        </w:tc>
      </w:tr>
      <w:tr w:rsidR="00B174A0" w:rsidRPr="00E11B97" w14:paraId="6D228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361B4EF2" w14:textId="77777777" w:rsidR="00B174A0" w:rsidRPr="00E11B97" w:rsidRDefault="00B174A0" w:rsidP="002465DE">
            <w:pPr>
              <w:numPr>
                <w:ilvl w:val="0"/>
                <w:numId w:val="9"/>
                <w:numberingChange w:id="30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1918</w:t>
            </w:r>
          </w:p>
        </w:tc>
        <w:tc>
          <w:tcPr>
            <w:tcW w:w="1080" w:type="dxa"/>
          </w:tcPr>
          <w:p w14:paraId="50B05A8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2E4AE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188CD05F" w14:textId="77777777" w:rsidR="00B174A0" w:rsidRPr="00E11B97" w:rsidRDefault="00B174A0" w:rsidP="002465DE">
            <w:pPr>
              <w:numPr>
                <w:ilvl w:val="0"/>
                <w:numId w:val="10"/>
                <w:numberingChange w:id="31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Russia withdrew from the First World War</w:t>
            </w:r>
          </w:p>
        </w:tc>
      </w:tr>
    </w:tbl>
    <w:p w14:paraId="60ABB209" w14:textId="77777777" w:rsidR="0032493D" w:rsidRDefault="0032493D" w:rsidP="003C06CC">
      <w:pPr>
        <w:rPr>
          <w:rFonts w:hint="eastAsia"/>
          <w:sz w:val="20"/>
        </w:rPr>
      </w:pPr>
    </w:p>
    <w:p w14:paraId="35D9F2FD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##(a)(ii); (b)(iii); (c)(iv); (d)(i)##</w:t>
      </w:r>
    </w:p>
    <w:p w14:paraId="054BA716" w14:textId="77777777" w:rsidR="00941E82" w:rsidRPr="00E11B97" w:rsidRDefault="00941E82" w:rsidP="003C06CC">
      <w:pPr>
        <w:rPr>
          <w:rFonts w:hint="eastAsia"/>
          <w:sz w:val="20"/>
        </w:rPr>
      </w:pPr>
    </w:p>
    <w:p w14:paraId="42559BEF" w14:textId="77777777" w:rsidR="00E6200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|!|ET3100</w:t>
      </w:r>
      <w:r w:rsidR="00AC2FC3">
        <w:rPr>
          <w:rFonts w:hint="eastAsia"/>
          <w:sz w:val="20"/>
        </w:rPr>
        <w:t>5</w:t>
      </w:r>
      <w:r w:rsidR="00572FA3">
        <w:rPr>
          <w:rFonts w:hint="eastAsia"/>
          <w:sz w:val="20"/>
        </w:rPr>
        <w:t>|!|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5040"/>
      </w:tblGrid>
      <w:tr w:rsidR="00E62002" w:rsidRPr="00E11B97" w14:paraId="04F78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</w:tcPr>
          <w:p w14:paraId="694BE85A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01DBE4E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301A889C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E62002" w:rsidRPr="00E11B97" w14:paraId="43121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</w:tcPr>
          <w:p w14:paraId="27EC3240" w14:textId="77777777" w:rsidR="00E62002" w:rsidRPr="00E11B97" w:rsidRDefault="00E62002" w:rsidP="00303F54">
            <w:pPr>
              <w:numPr>
                <w:ilvl w:val="0"/>
                <w:numId w:val="11"/>
                <w:numberingChange w:id="32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B509000" w14:textId="77777777" w:rsidR="00E62002" w:rsidRPr="00E11B97" w:rsidRDefault="00B174A0" w:rsidP="00AD6E23">
            <w:pPr>
              <w:spacing w:beforeLines="10" w:before="36" w:afterLines="10" w:after="36"/>
              <w:rPr>
                <w:sz w:val="20"/>
              </w:rPr>
            </w:pPr>
            <w:r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4CB1262B" w14:textId="77777777" w:rsidR="00E62002" w:rsidRPr="00E11B97" w:rsidRDefault="00E62002" w:rsidP="00303F54">
            <w:pPr>
              <w:numPr>
                <w:ilvl w:val="0"/>
                <w:numId w:val="12"/>
                <w:numberingChange w:id="33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The </w:t>
            </w:r>
            <w:r w:rsidR="00554746" w:rsidRPr="00E11B97">
              <w:rPr>
                <w:sz w:val="20"/>
              </w:rPr>
              <w:t>Bosnian Crisis</w:t>
            </w:r>
          </w:p>
        </w:tc>
      </w:tr>
      <w:tr w:rsidR="00B174A0" w:rsidRPr="00E11B97" w14:paraId="23A8C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</w:tcPr>
          <w:p w14:paraId="27C0DD0B" w14:textId="77777777" w:rsidR="00B174A0" w:rsidRPr="00E11B97" w:rsidRDefault="00B174A0" w:rsidP="00303F54">
            <w:pPr>
              <w:numPr>
                <w:ilvl w:val="0"/>
                <w:numId w:val="11"/>
                <w:numberingChange w:id="34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CECAAD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7E7D8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0E63BF26" w14:textId="77777777" w:rsidR="00B174A0" w:rsidRPr="00E11B97" w:rsidRDefault="00B174A0" w:rsidP="00303F54">
            <w:pPr>
              <w:numPr>
                <w:ilvl w:val="0"/>
                <w:numId w:val="12"/>
                <w:numberingChange w:id="35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Second Moroccan Crisis</w:t>
            </w:r>
          </w:p>
        </w:tc>
      </w:tr>
      <w:tr w:rsidR="00B174A0" w:rsidRPr="00E11B97" w14:paraId="00E2475E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</w:tcPr>
          <w:p w14:paraId="1CD906AD" w14:textId="77777777" w:rsidR="00B174A0" w:rsidRPr="00E11B97" w:rsidRDefault="00B174A0" w:rsidP="00303F54">
            <w:pPr>
              <w:numPr>
                <w:ilvl w:val="0"/>
                <w:numId w:val="11"/>
                <w:numberingChange w:id="36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CE1DBC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7E7D8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0FBA808C" w14:textId="77777777" w:rsidR="00B174A0" w:rsidRPr="00E11B97" w:rsidRDefault="00B174A0" w:rsidP="00303F54">
            <w:pPr>
              <w:numPr>
                <w:ilvl w:val="0"/>
                <w:numId w:val="12"/>
                <w:numberingChange w:id="37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Sarajevo Incident</w:t>
            </w:r>
          </w:p>
        </w:tc>
      </w:tr>
      <w:tr w:rsidR="00B174A0" w:rsidRPr="00E11B97" w14:paraId="06F2F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</w:tcPr>
          <w:p w14:paraId="03D87FB9" w14:textId="77777777" w:rsidR="00B174A0" w:rsidRPr="00E11B97" w:rsidRDefault="00B174A0" w:rsidP="00303F54">
            <w:pPr>
              <w:numPr>
                <w:ilvl w:val="0"/>
                <w:numId w:val="11"/>
                <w:numberingChange w:id="38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3A893E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7E7D8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153E0282" w14:textId="77777777" w:rsidR="00B174A0" w:rsidRPr="00E11B97" w:rsidRDefault="00B174A0" w:rsidP="00303F54">
            <w:pPr>
              <w:numPr>
                <w:ilvl w:val="0"/>
                <w:numId w:val="12"/>
                <w:numberingChange w:id="39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The Second Balkan War </w:t>
            </w:r>
          </w:p>
        </w:tc>
      </w:tr>
    </w:tbl>
    <w:p w14:paraId="31DFCB97" w14:textId="77777777" w:rsidR="0032493D" w:rsidRDefault="0032493D" w:rsidP="003C06CC">
      <w:pPr>
        <w:rPr>
          <w:rFonts w:hint="eastAsia"/>
          <w:sz w:val="20"/>
        </w:rPr>
      </w:pPr>
    </w:p>
    <w:p w14:paraId="7192395B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##(a)(ii); (b)(i); (c)(iv); (d)(iii)##</w:t>
      </w:r>
    </w:p>
    <w:p w14:paraId="11AF43EC" w14:textId="77777777" w:rsidR="00941E82" w:rsidRPr="00E11B97" w:rsidRDefault="00941E82" w:rsidP="003C06CC">
      <w:pPr>
        <w:rPr>
          <w:rFonts w:hint="eastAsia"/>
          <w:sz w:val="20"/>
        </w:rPr>
      </w:pPr>
    </w:p>
    <w:p w14:paraId="0BCD672A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|!|ET3100</w:t>
      </w:r>
      <w:r w:rsidR="00AC2FC3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5400"/>
      </w:tblGrid>
      <w:tr w:rsidR="00E62002" w:rsidRPr="00E11B97" w14:paraId="3CE85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61FB7319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</w:tcPr>
          <w:p w14:paraId="067B72CF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400" w:type="dxa"/>
          </w:tcPr>
          <w:p w14:paraId="48F011D1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19D84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38296E4F" w14:textId="77777777" w:rsidR="00B174A0" w:rsidRPr="00E11B97" w:rsidRDefault="00B174A0" w:rsidP="00303F54">
            <w:pPr>
              <w:numPr>
                <w:ilvl w:val="0"/>
                <w:numId w:val="13"/>
                <w:numberingChange w:id="40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1914</w:t>
            </w:r>
          </w:p>
        </w:tc>
        <w:tc>
          <w:tcPr>
            <w:tcW w:w="1080" w:type="dxa"/>
          </w:tcPr>
          <w:p w14:paraId="2879935C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379F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5B16EEE9" w14:textId="77777777" w:rsidR="00B174A0" w:rsidRPr="00E11B97" w:rsidRDefault="00B174A0" w:rsidP="00303F54">
            <w:pPr>
              <w:numPr>
                <w:ilvl w:val="0"/>
                <w:numId w:val="14"/>
                <w:numberingChange w:id="41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Italy entered World War I </w:t>
            </w:r>
          </w:p>
        </w:tc>
      </w:tr>
      <w:tr w:rsidR="00B174A0" w:rsidRPr="00E11B97" w14:paraId="5FF64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1A171864" w14:textId="77777777" w:rsidR="00B174A0" w:rsidRPr="00E11B97" w:rsidRDefault="00B174A0" w:rsidP="00303F54">
            <w:pPr>
              <w:numPr>
                <w:ilvl w:val="0"/>
                <w:numId w:val="13"/>
                <w:numberingChange w:id="42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1915</w:t>
            </w:r>
          </w:p>
        </w:tc>
        <w:tc>
          <w:tcPr>
            <w:tcW w:w="1080" w:type="dxa"/>
          </w:tcPr>
          <w:p w14:paraId="030F6CE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379F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01D192B8" w14:textId="77777777" w:rsidR="00B174A0" w:rsidRPr="00E11B97" w:rsidRDefault="00B174A0" w:rsidP="00303F54">
            <w:pPr>
              <w:numPr>
                <w:ilvl w:val="0"/>
                <w:numId w:val="14"/>
                <w:numberingChange w:id="43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United States entered World War I</w:t>
            </w:r>
          </w:p>
        </w:tc>
      </w:tr>
      <w:tr w:rsidR="00B174A0" w:rsidRPr="00E11B97" w14:paraId="3BD6CB40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</w:tcPr>
          <w:p w14:paraId="05A2976A" w14:textId="77777777" w:rsidR="00B174A0" w:rsidRPr="00E11B97" w:rsidRDefault="00B174A0" w:rsidP="00303F54">
            <w:pPr>
              <w:numPr>
                <w:ilvl w:val="0"/>
                <w:numId w:val="13"/>
                <w:numberingChange w:id="44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1917</w:t>
            </w:r>
          </w:p>
        </w:tc>
        <w:tc>
          <w:tcPr>
            <w:tcW w:w="1080" w:type="dxa"/>
          </w:tcPr>
          <w:p w14:paraId="49976F4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379F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51942831" w14:textId="77777777" w:rsidR="00B174A0" w:rsidRPr="00E11B97" w:rsidRDefault="00B174A0" w:rsidP="00303F54">
            <w:pPr>
              <w:numPr>
                <w:ilvl w:val="0"/>
                <w:numId w:val="14"/>
                <w:numberingChange w:id="45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 surrendered to the Allies</w:t>
            </w:r>
          </w:p>
        </w:tc>
      </w:tr>
      <w:tr w:rsidR="00B174A0" w:rsidRPr="00E11B97" w14:paraId="5B788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3A401BDC" w14:textId="77777777" w:rsidR="00B174A0" w:rsidRPr="00E11B97" w:rsidRDefault="00B174A0" w:rsidP="00303F54">
            <w:pPr>
              <w:numPr>
                <w:ilvl w:val="0"/>
                <w:numId w:val="13"/>
                <w:numberingChange w:id="46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1918</w:t>
            </w:r>
          </w:p>
        </w:tc>
        <w:tc>
          <w:tcPr>
            <w:tcW w:w="1080" w:type="dxa"/>
          </w:tcPr>
          <w:p w14:paraId="487996F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379F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7BA09B73" w14:textId="77777777" w:rsidR="00B174A0" w:rsidRPr="00E11B97" w:rsidRDefault="00B174A0" w:rsidP="00303F54">
            <w:pPr>
              <w:numPr>
                <w:ilvl w:val="0"/>
                <w:numId w:val="14"/>
                <w:numberingChange w:id="47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Britain declared war on Germany</w:t>
            </w:r>
          </w:p>
        </w:tc>
      </w:tr>
    </w:tbl>
    <w:p w14:paraId="3AD1ACD9" w14:textId="77777777" w:rsidR="0032493D" w:rsidRDefault="0032493D" w:rsidP="003C06CC">
      <w:pPr>
        <w:rPr>
          <w:rFonts w:hint="eastAsia"/>
          <w:sz w:val="20"/>
        </w:rPr>
      </w:pPr>
    </w:p>
    <w:p w14:paraId="18E0CD90" w14:textId="77777777" w:rsidR="00E62002" w:rsidRPr="00E11B97" w:rsidRDefault="00E62002" w:rsidP="003C06CC">
      <w:pPr>
        <w:rPr>
          <w:sz w:val="20"/>
        </w:rPr>
      </w:pPr>
      <w:r w:rsidRPr="00E11B97">
        <w:rPr>
          <w:sz w:val="20"/>
        </w:rPr>
        <w:t>##(a)(iv); (b)(i); (c)(ii); (d)(iii)##</w:t>
      </w:r>
    </w:p>
    <w:p w14:paraId="033AC0CB" w14:textId="77777777" w:rsidR="00E62002" w:rsidRPr="00E11B97" w:rsidRDefault="00E62002" w:rsidP="003C06CC">
      <w:pPr>
        <w:rPr>
          <w:sz w:val="20"/>
        </w:rPr>
      </w:pPr>
    </w:p>
    <w:p w14:paraId="0002D70F" w14:textId="77777777" w:rsidR="00936968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|!|ET3100</w:t>
      </w:r>
      <w:r w:rsidR="00AC2FC3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4860"/>
      </w:tblGrid>
      <w:tr w:rsidR="00E62002" w:rsidRPr="00E11B97" w14:paraId="09CDC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08010D7B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</w:tcPr>
          <w:p w14:paraId="2B6EE68B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860" w:type="dxa"/>
          </w:tcPr>
          <w:p w14:paraId="588F3AC0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6BC3F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3671497B" w14:textId="77777777" w:rsidR="00B174A0" w:rsidRPr="00E11B97" w:rsidRDefault="00B174A0" w:rsidP="00CB005B">
            <w:pPr>
              <w:numPr>
                <w:ilvl w:val="0"/>
                <w:numId w:val="15"/>
                <w:numberingChange w:id="48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1871</w:t>
            </w:r>
          </w:p>
        </w:tc>
        <w:tc>
          <w:tcPr>
            <w:tcW w:w="1080" w:type="dxa"/>
          </w:tcPr>
          <w:p w14:paraId="331CB82B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551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6FD22435" w14:textId="77777777" w:rsidR="00B174A0" w:rsidRPr="00E11B97" w:rsidRDefault="00B174A0" w:rsidP="00CB005B">
            <w:pPr>
              <w:numPr>
                <w:ilvl w:val="0"/>
                <w:numId w:val="16"/>
                <w:numberingChange w:id="49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October Revolution</w:t>
            </w:r>
          </w:p>
        </w:tc>
      </w:tr>
      <w:tr w:rsidR="00B174A0" w:rsidRPr="00E11B97" w14:paraId="076A7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57CAA56E" w14:textId="77777777" w:rsidR="00B174A0" w:rsidRPr="00E11B97" w:rsidRDefault="00B174A0" w:rsidP="00CB005B">
            <w:pPr>
              <w:numPr>
                <w:ilvl w:val="0"/>
                <w:numId w:val="15"/>
                <w:numberingChange w:id="50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1905</w:t>
            </w:r>
          </w:p>
        </w:tc>
        <w:tc>
          <w:tcPr>
            <w:tcW w:w="1080" w:type="dxa"/>
          </w:tcPr>
          <w:p w14:paraId="14393F0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551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73330597" w14:textId="77777777" w:rsidR="00B174A0" w:rsidRPr="00E11B97" w:rsidRDefault="00B174A0" w:rsidP="00CB005B">
            <w:pPr>
              <w:numPr>
                <w:ilvl w:val="0"/>
                <w:numId w:val="16"/>
                <w:numberingChange w:id="51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First Moroccan Crisis</w:t>
            </w:r>
          </w:p>
        </w:tc>
      </w:tr>
      <w:tr w:rsidR="00B174A0" w:rsidRPr="00E11B97" w14:paraId="5650C27A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</w:tcPr>
          <w:p w14:paraId="1A923098" w14:textId="77777777" w:rsidR="00B174A0" w:rsidRPr="00E11B97" w:rsidRDefault="00B174A0" w:rsidP="00CB005B">
            <w:pPr>
              <w:numPr>
                <w:ilvl w:val="0"/>
                <w:numId w:val="15"/>
                <w:numberingChange w:id="52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1914</w:t>
            </w:r>
          </w:p>
        </w:tc>
        <w:tc>
          <w:tcPr>
            <w:tcW w:w="1080" w:type="dxa"/>
          </w:tcPr>
          <w:p w14:paraId="755EF88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551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57724869" w14:textId="77777777" w:rsidR="00B174A0" w:rsidRPr="00E11B97" w:rsidRDefault="00B174A0" w:rsidP="00CB005B">
            <w:pPr>
              <w:numPr>
                <w:ilvl w:val="0"/>
                <w:numId w:val="16"/>
                <w:numberingChange w:id="53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German Empire</w:t>
            </w:r>
          </w:p>
        </w:tc>
      </w:tr>
      <w:tr w:rsidR="00B174A0" w:rsidRPr="00E11B97" w14:paraId="7FE52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7341B675" w14:textId="77777777" w:rsidR="00B174A0" w:rsidRPr="00E11B97" w:rsidRDefault="00B174A0" w:rsidP="00CB005B">
            <w:pPr>
              <w:numPr>
                <w:ilvl w:val="0"/>
                <w:numId w:val="15"/>
                <w:numberingChange w:id="54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1917</w:t>
            </w:r>
          </w:p>
        </w:tc>
        <w:tc>
          <w:tcPr>
            <w:tcW w:w="1080" w:type="dxa"/>
          </w:tcPr>
          <w:p w14:paraId="3B01952C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551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46C49DC3" w14:textId="77777777" w:rsidR="00B174A0" w:rsidRPr="00E11B97" w:rsidRDefault="00B174A0" w:rsidP="00CB005B">
            <w:pPr>
              <w:numPr>
                <w:ilvl w:val="0"/>
                <w:numId w:val="16"/>
                <w:numberingChange w:id="55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Austria-Hungary declared war on Serbia</w:t>
            </w:r>
          </w:p>
        </w:tc>
      </w:tr>
    </w:tbl>
    <w:p w14:paraId="1526FF95" w14:textId="77777777" w:rsidR="0032493D" w:rsidRDefault="0032493D" w:rsidP="003C06CC">
      <w:pPr>
        <w:rPr>
          <w:rFonts w:hint="eastAsia"/>
          <w:sz w:val="20"/>
        </w:rPr>
      </w:pPr>
    </w:p>
    <w:p w14:paraId="1427AF67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##(a)(iii); (b)(ii); (c)(iv); (d)(i)##</w:t>
      </w:r>
    </w:p>
    <w:p w14:paraId="5180C5B4" w14:textId="77777777" w:rsidR="00941E82" w:rsidRPr="00E11B97" w:rsidRDefault="00941E82" w:rsidP="003C06CC">
      <w:pPr>
        <w:rPr>
          <w:rFonts w:hint="eastAsia"/>
          <w:sz w:val="20"/>
        </w:rPr>
      </w:pPr>
    </w:p>
    <w:p w14:paraId="542D6893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|!|ET3100</w:t>
      </w:r>
      <w:r w:rsidR="00AC2FC3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080"/>
        <w:gridCol w:w="4860"/>
      </w:tblGrid>
      <w:tr w:rsidR="00E62002" w:rsidRPr="00E11B97" w14:paraId="4A0A8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6D11B59A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1080" w:type="dxa"/>
          </w:tcPr>
          <w:p w14:paraId="5B70CBDB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860" w:type="dxa"/>
          </w:tcPr>
          <w:p w14:paraId="11497497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761DE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1188A618" w14:textId="77777777" w:rsidR="00B174A0" w:rsidRPr="00E11B97" w:rsidRDefault="00B174A0" w:rsidP="00CB005B">
            <w:pPr>
              <w:numPr>
                <w:ilvl w:val="0"/>
                <w:numId w:val="17"/>
                <w:numberingChange w:id="56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1882</w:t>
            </w:r>
          </w:p>
        </w:tc>
        <w:tc>
          <w:tcPr>
            <w:tcW w:w="1080" w:type="dxa"/>
          </w:tcPr>
          <w:p w14:paraId="42589B2B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35C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5C45A027" w14:textId="77777777" w:rsidR="00B174A0" w:rsidRPr="00E11B97" w:rsidRDefault="00B174A0" w:rsidP="00CB005B">
            <w:pPr>
              <w:numPr>
                <w:ilvl w:val="0"/>
                <w:numId w:val="18"/>
                <w:numberingChange w:id="57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League of Nations</w:t>
            </w:r>
          </w:p>
        </w:tc>
      </w:tr>
      <w:tr w:rsidR="00B174A0" w:rsidRPr="00E11B97" w14:paraId="4613C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74756136" w14:textId="77777777" w:rsidR="00B174A0" w:rsidRPr="00E11B97" w:rsidRDefault="00B174A0" w:rsidP="00CB005B">
            <w:pPr>
              <w:numPr>
                <w:ilvl w:val="0"/>
                <w:numId w:val="17"/>
                <w:numberingChange w:id="58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1907</w:t>
            </w:r>
          </w:p>
        </w:tc>
        <w:tc>
          <w:tcPr>
            <w:tcW w:w="1080" w:type="dxa"/>
          </w:tcPr>
          <w:p w14:paraId="561F3F6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35C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07CFB307" w14:textId="77777777" w:rsidR="00B174A0" w:rsidRPr="00E11B97" w:rsidRDefault="00B174A0" w:rsidP="00CB005B">
            <w:pPr>
              <w:numPr>
                <w:ilvl w:val="0"/>
                <w:numId w:val="18"/>
                <w:numberingChange w:id="59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Triple Alliance</w:t>
            </w:r>
          </w:p>
        </w:tc>
      </w:tr>
      <w:tr w:rsidR="00B174A0" w:rsidRPr="00E11B97" w14:paraId="3A1E877C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828" w:type="dxa"/>
          </w:tcPr>
          <w:p w14:paraId="7F28C399" w14:textId="77777777" w:rsidR="00B174A0" w:rsidRPr="00E11B97" w:rsidRDefault="00B174A0" w:rsidP="00CB005B">
            <w:pPr>
              <w:numPr>
                <w:ilvl w:val="0"/>
                <w:numId w:val="17"/>
                <w:numberingChange w:id="60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1912</w:t>
            </w:r>
          </w:p>
        </w:tc>
        <w:tc>
          <w:tcPr>
            <w:tcW w:w="1080" w:type="dxa"/>
          </w:tcPr>
          <w:p w14:paraId="59E4C0D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35C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37C5CB8C" w14:textId="77777777" w:rsidR="00B174A0" w:rsidRPr="00E11B97" w:rsidRDefault="00B174A0" w:rsidP="00CB005B">
            <w:pPr>
              <w:numPr>
                <w:ilvl w:val="0"/>
                <w:numId w:val="18"/>
                <w:numberingChange w:id="61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formation of the Triple Entente</w:t>
            </w:r>
          </w:p>
        </w:tc>
      </w:tr>
      <w:tr w:rsidR="00B174A0" w:rsidRPr="00E11B97" w14:paraId="402EC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8" w:type="dxa"/>
          </w:tcPr>
          <w:p w14:paraId="404080C8" w14:textId="77777777" w:rsidR="00B174A0" w:rsidRPr="00E11B97" w:rsidRDefault="00B174A0" w:rsidP="00CB005B">
            <w:pPr>
              <w:numPr>
                <w:ilvl w:val="0"/>
                <w:numId w:val="17"/>
                <w:numberingChange w:id="62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1920</w:t>
            </w:r>
          </w:p>
        </w:tc>
        <w:tc>
          <w:tcPr>
            <w:tcW w:w="1080" w:type="dxa"/>
          </w:tcPr>
          <w:p w14:paraId="05993F3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35C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631BE50B" w14:textId="77777777" w:rsidR="00B174A0" w:rsidRPr="00E11B97" w:rsidRDefault="00B174A0" w:rsidP="00CB005B">
            <w:pPr>
              <w:numPr>
                <w:ilvl w:val="0"/>
                <w:numId w:val="18"/>
                <w:numberingChange w:id="63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The First Balkan War </w:t>
            </w:r>
          </w:p>
        </w:tc>
      </w:tr>
    </w:tbl>
    <w:p w14:paraId="5DAF8BF8" w14:textId="77777777" w:rsidR="0032493D" w:rsidRDefault="0032493D" w:rsidP="003C06CC">
      <w:pPr>
        <w:rPr>
          <w:rFonts w:hint="eastAsia"/>
          <w:sz w:val="20"/>
        </w:rPr>
      </w:pPr>
    </w:p>
    <w:p w14:paraId="32998B8D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##(a)(ii); (b)(iii); (c)(iv); (d)(i)##</w:t>
      </w:r>
    </w:p>
    <w:p w14:paraId="478B6DA0" w14:textId="77777777" w:rsidR="00941E82" w:rsidRPr="00E11B97" w:rsidRDefault="00941E82" w:rsidP="003C06CC">
      <w:pPr>
        <w:rPr>
          <w:rFonts w:hint="eastAsia"/>
          <w:sz w:val="20"/>
        </w:rPr>
      </w:pPr>
    </w:p>
    <w:p w14:paraId="4AF95EF4" w14:textId="77777777" w:rsidR="00E6200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|!|ET3100</w:t>
      </w:r>
      <w:r w:rsidR="00AC2FC3">
        <w:rPr>
          <w:rFonts w:hint="eastAsia"/>
          <w:sz w:val="20"/>
        </w:rPr>
        <w:t>9</w:t>
      </w:r>
      <w:r w:rsidR="00572FA3">
        <w:rPr>
          <w:rFonts w:hint="eastAsia"/>
          <w:sz w:val="20"/>
        </w:rPr>
        <w:t>|!|</w:t>
      </w:r>
    </w:p>
    <w:tbl>
      <w:tblPr>
        <w:tblW w:w="8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220"/>
      </w:tblGrid>
      <w:tr w:rsidR="00E62002" w:rsidRPr="00E11B97" w14:paraId="1BB05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BBC8996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6AF71C40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220" w:type="dxa"/>
          </w:tcPr>
          <w:p w14:paraId="2503BE82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0E7CA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67D3A0A" w14:textId="77777777" w:rsidR="00B174A0" w:rsidRPr="00E11B97" w:rsidRDefault="00B174A0" w:rsidP="00AF5F0C">
            <w:pPr>
              <w:numPr>
                <w:ilvl w:val="0"/>
                <w:numId w:val="19"/>
                <w:numberingChange w:id="64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Britain</w:t>
            </w:r>
          </w:p>
        </w:tc>
        <w:tc>
          <w:tcPr>
            <w:tcW w:w="900" w:type="dxa"/>
          </w:tcPr>
          <w:p w14:paraId="1D28696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3679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325F5640" w14:textId="77777777" w:rsidR="00B174A0" w:rsidRPr="00E11B97" w:rsidRDefault="00B174A0" w:rsidP="00AF5F0C">
            <w:pPr>
              <w:numPr>
                <w:ilvl w:val="0"/>
                <w:numId w:val="20"/>
                <w:numberingChange w:id="65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colonised Tunisia in 1881</w:t>
            </w:r>
          </w:p>
        </w:tc>
      </w:tr>
      <w:tr w:rsidR="00B174A0" w:rsidRPr="00E11B97" w14:paraId="27AFD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0501749" w14:textId="77777777" w:rsidR="00B174A0" w:rsidRPr="00E11B97" w:rsidRDefault="00B174A0" w:rsidP="00AF5F0C">
            <w:pPr>
              <w:numPr>
                <w:ilvl w:val="0"/>
                <w:numId w:val="19"/>
                <w:numberingChange w:id="66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France</w:t>
            </w:r>
          </w:p>
        </w:tc>
        <w:tc>
          <w:tcPr>
            <w:tcW w:w="900" w:type="dxa"/>
          </w:tcPr>
          <w:p w14:paraId="7B9A2D26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3679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64C2FEA4" w14:textId="77777777" w:rsidR="00B174A0" w:rsidRPr="00E11B97" w:rsidRDefault="00B174A0" w:rsidP="00AF5F0C">
            <w:pPr>
              <w:numPr>
                <w:ilvl w:val="0"/>
                <w:numId w:val="20"/>
                <w:numberingChange w:id="67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backed France in the two Moroccan Crises</w:t>
            </w:r>
          </w:p>
        </w:tc>
      </w:tr>
      <w:tr w:rsidR="00B174A0" w:rsidRPr="00E11B97" w14:paraId="35757E4B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1F346B7D" w14:textId="77777777" w:rsidR="00B174A0" w:rsidRPr="00E11B97" w:rsidRDefault="00B174A0" w:rsidP="00AF5F0C">
            <w:pPr>
              <w:numPr>
                <w:ilvl w:val="0"/>
                <w:numId w:val="19"/>
                <w:numberingChange w:id="68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United states</w:t>
            </w:r>
          </w:p>
        </w:tc>
        <w:tc>
          <w:tcPr>
            <w:tcW w:w="900" w:type="dxa"/>
          </w:tcPr>
          <w:p w14:paraId="390C512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3679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28934973" w14:textId="77777777" w:rsidR="00B174A0" w:rsidRPr="00E11B97" w:rsidRDefault="00B174A0" w:rsidP="00AF5F0C">
            <w:pPr>
              <w:numPr>
                <w:ilvl w:val="0"/>
                <w:numId w:val="20"/>
                <w:numberingChange w:id="69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accepted the War-guilt Clause </w:t>
            </w:r>
          </w:p>
        </w:tc>
      </w:tr>
      <w:tr w:rsidR="00B174A0" w:rsidRPr="00E11B97" w14:paraId="3FD1F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77AE1F4" w14:textId="77777777" w:rsidR="00B174A0" w:rsidRPr="00E11B97" w:rsidRDefault="00B174A0" w:rsidP="00AF5F0C">
            <w:pPr>
              <w:numPr>
                <w:ilvl w:val="0"/>
                <w:numId w:val="19"/>
                <w:numberingChange w:id="70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403B3E4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3679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3BD0441E" w14:textId="77777777" w:rsidR="00B174A0" w:rsidRPr="00E11B97" w:rsidRDefault="00B174A0" w:rsidP="00AF5F0C">
            <w:pPr>
              <w:numPr>
                <w:ilvl w:val="0"/>
                <w:numId w:val="20"/>
                <w:numberingChange w:id="71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declared war on Germany because of</w:t>
            </w:r>
            <w:ins w:id="72" w:author="Aristo" w:date="2010-02-22T12:49:00Z">
              <w:r w:rsidR="007F6F39">
                <w:rPr>
                  <w:rFonts w:hint="eastAsia"/>
                  <w:sz w:val="20"/>
                </w:rPr>
                <w:t xml:space="preserve"> </w:t>
              </w:r>
            </w:ins>
            <w:del w:id="73" w:author="Aristo" w:date="2010-02-22T12:48:00Z">
              <w:r w:rsidRPr="00E11B97" w:rsidDel="007F6F39">
                <w:rPr>
                  <w:sz w:val="20"/>
                </w:rPr>
                <w:delText xml:space="preserve">  </w:delText>
              </w:r>
            </w:del>
            <w:r w:rsidRPr="00E11B97">
              <w:rPr>
                <w:sz w:val="20"/>
              </w:rPr>
              <w:t xml:space="preserve">Germany’s unrestricted submarine warfare </w:t>
            </w:r>
          </w:p>
        </w:tc>
      </w:tr>
    </w:tbl>
    <w:p w14:paraId="7573C088" w14:textId="77777777" w:rsidR="0032493D" w:rsidRDefault="0032493D" w:rsidP="003C06CC">
      <w:pPr>
        <w:rPr>
          <w:rFonts w:hint="eastAsia"/>
          <w:sz w:val="20"/>
        </w:rPr>
      </w:pPr>
    </w:p>
    <w:p w14:paraId="74AE177E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##(a)(ii); (b)(i); (c)(</w:t>
      </w:r>
      <w:r w:rsidR="006A1035" w:rsidRPr="00E11B97">
        <w:rPr>
          <w:sz w:val="20"/>
        </w:rPr>
        <w:t>iv</w:t>
      </w:r>
      <w:r w:rsidRPr="00E11B97">
        <w:rPr>
          <w:sz w:val="20"/>
        </w:rPr>
        <w:t>); (d)(</w:t>
      </w:r>
      <w:r w:rsidR="006A1035" w:rsidRPr="00E11B97">
        <w:rPr>
          <w:sz w:val="20"/>
        </w:rPr>
        <w:t>iii</w:t>
      </w:r>
      <w:r w:rsidRPr="00E11B97">
        <w:rPr>
          <w:sz w:val="20"/>
        </w:rPr>
        <w:t>)##</w:t>
      </w:r>
    </w:p>
    <w:p w14:paraId="55C820CD" w14:textId="77777777" w:rsidR="00941E82" w:rsidRPr="00E11B97" w:rsidRDefault="00941E82" w:rsidP="003C06CC">
      <w:pPr>
        <w:rPr>
          <w:rFonts w:hint="eastAsia"/>
          <w:sz w:val="20"/>
        </w:rPr>
      </w:pPr>
    </w:p>
    <w:p w14:paraId="799F4531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</w:t>
      </w:r>
      <w:r>
        <w:rPr>
          <w:rFonts w:hint="eastAsia"/>
          <w:sz w:val="20"/>
        </w:rPr>
        <w:t>0|!|</w:t>
      </w:r>
    </w:p>
    <w:tbl>
      <w:tblPr>
        <w:tblW w:w="8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220"/>
        <w:tblGridChange w:id="74">
          <w:tblGrid>
            <w:gridCol w:w="2548"/>
            <w:gridCol w:w="900"/>
            <w:gridCol w:w="5220"/>
          </w:tblGrid>
        </w:tblGridChange>
      </w:tblGrid>
      <w:tr w:rsidR="00E62002" w:rsidRPr="00E11B97" w14:paraId="70E1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E2E5824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Column A </w:t>
            </w:r>
          </w:p>
        </w:tc>
        <w:tc>
          <w:tcPr>
            <w:tcW w:w="900" w:type="dxa"/>
          </w:tcPr>
          <w:p w14:paraId="02F85A23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220" w:type="dxa"/>
          </w:tcPr>
          <w:p w14:paraId="0CA6AA57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2A059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400A661" w14:textId="77777777" w:rsidR="00B174A0" w:rsidRPr="00E11B97" w:rsidRDefault="00B174A0" w:rsidP="00FB261C">
            <w:pPr>
              <w:numPr>
                <w:ilvl w:val="0"/>
                <w:numId w:val="35"/>
                <w:numberingChange w:id="75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Allies</w:t>
            </w:r>
          </w:p>
        </w:tc>
        <w:tc>
          <w:tcPr>
            <w:tcW w:w="900" w:type="dxa"/>
          </w:tcPr>
          <w:p w14:paraId="77FB857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073C2935" w14:textId="77777777" w:rsidR="00B174A0" w:rsidRPr="00E11B97" w:rsidRDefault="00B174A0" w:rsidP="00AF5F0C">
            <w:pPr>
              <w:numPr>
                <w:ilvl w:val="0"/>
                <w:numId w:val="22"/>
                <w:numberingChange w:id="76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was formed in 1882 </w:t>
            </w:r>
          </w:p>
        </w:tc>
      </w:tr>
      <w:tr w:rsidR="00B174A0" w:rsidRPr="00E11B97" w14:paraId="017EB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346CFAFB" w14:textId="77777777" w:rsidR="00B174A0" w:rsidRPr="00E11B97" w:rsidRDefault="00B174A0" w:rsidP="00FB261C">
            <w:pPr>
              <w:numPr>
                <w:ilvl w:val="0"/>
                <w:numId w:val="35"/>
                <w:numberingChange w:id="77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Central Powers</w:t>
            </w:r>
          </w:p>
        </w:tc>
        <w:tc>
          <w:tcPr>
            <w:tcW w:w="900" w:type="dxa"/>
          </w:tcPr>
          <w:p w14:paraId="53E54B4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1E8578F9" w14:textId="77777777" w:rsidR="00B174A0" w:rsidRPr="00E11B97" w:rsidRDefault="00B174A0" w:rsidP="00AF5F0C">
            <w:pPr>
              <w:numPr>
                <w:ilvl w:val="0"/>
                <w:numId w:val="22"/>
                <w:numberingChange w:id="78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were formed by Britain, France, Italy and the United States</w:t>
            </w:r>
          </w:p>
        </w:tc>
      </w:tr>
      <w:tr w:rsidR="00FB261C" w:rsidRPr="00E11B97" w14:paraId="4ED05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597BECC" w14:textId="77777777" w:rsidR="00FB261C" w:rsidRPr="00E11B97" w:rsidDel="00AF5F0C" w:rsidRDefault="00FB261C" w:rsidP="00FB261C">
            <w:pPr>
              <w:numPr>
                <w:ilvl w:val="0"/>
                <w:numId w:val="35"/>
                <w:numberingChange w:id="79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>
              <w:rPr>
                <w:rFonts w:hint="eastAsia"/>
                <w:sz w:val="20"/>
              </w:rPr>
              <w:t>The alliance system</w:t>
            </w:r>
          </w:p>
        </w:tc>
        <w:tc>
          <w:tcPr>
            <w:tcW w:w="900" w:type="dxa"/>
          </w:tcPr>
          <w:p w14:paraId="597F93AB" w14:textId="77777777" w:rsidR="00FB261C" w:rsidRPr="00091942" w:rsidRDefault="003E617C" w:rsidP="00B174A0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0E50DA38" w14:textId="77777777" w:rsidR="00FB261C" w:rsidRPr="00E11B97" w:rsidDel="00AF5F0C" w:rsidRDefault="00FB261C" w:rsidP="00AF5F0C">
            <w:pPr>
              <w:numPr>
                <w:ilvl w:val="0"/>
                <w:numId w:val="22"/>
                <w:numberingChange w:id="80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rFonts w:hint="eastAsia"/>
                <w:sz w:val="20"/>
              </w:rPr>
              <w:t>onsisted of Germany, Bulgaria, Turkey and Austria-Hungary</w:t>
            </w:r>
          </w:p>
        </w:tc>
      </w:tr>
      <w:tr w:rsidR="00B174A0" w:rsidRPr="00E11B97" w14:paraId="6CB15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A3391DD" w14:textId="77777777" w:rsidR="00B174A0" w:rsidRPr="00E11B97" w:rsidRDefault="00B174A0" w:rsidP="00FB261C">
            <w:pPr>
              <w:numPr>
                <w:ilvl w:val="0"/>
                <w:numId w:val="35"/>
                <w:numberingChange w:id="81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Triple Alliance</w:t>
            </w:r>
          </w:p>
        </w:tc>
        <w:tc>
          <w:tcPr>
            <w:tcW w:w="900" w:type="dxa"/>
          </w:tcPr>
          <w:p w14:paraId="176F9E29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30133A53" w14:textId="77777777" w:rsidR="00B174A0" w:rsidRPr="00E11B97" w:rsidRDefault="00B174A0" w:rsidP="00AF5F0C">
            <w:pPr>
              <w:numPr>
                <w:ilvl w:val="0"/>
                <w:numId w:val="22"/>
                <w:numberingChange w:id="82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was formed to isolate France</w:t>
            </w:r>
          </w:p>
        </w:tc>
      </w:tr>
    </w:tbl>
    <w:p w14:paraId="6B03525E" w14:textId="77777777" w:rsidR="0032493D" w:rsidRDefault="0032493D" w:rsidP="003C06CC">
      <w:pPr>
        <w:rPr>
          <w:rFonts w:hint="eastAsia"/>
          <w:sz w:val="20"/>
        </w:rPr>
      </w:pPr>
    </w:p>
    <w:p w14:paraId="797BC094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##(a)(ii); (b)(iii); (c)(iv); (d)(i)##</w:t>
      </w:r>
    </w:p>
    <w:p w14:paraId="1B97E547" w14:textId="77777777" w:rsidR="00941E82" w:rsidRPr="00E11B97" w:rsidRDefault="00941E82" w:rsidP="003C06CC">
      <w:pPr>
        <w:rPr>
          <w:rFonts w:hint="eastAsia"/>
          <w:sz w:val="20"/>
        </w:rPr>
      </w:pPr>
    </w:p>
    <w:p w14:paraId="2D43A3D8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</w:t>
      </w:r>
      <w:r>
        <w:rPr>
          <w:rFonts w:hint="eastAsia"/>
          <w:sz w:val="20"/>
        </w:rPr>
        <w:t>1|!|</w:t>
      </w:r>
    </w:p>
    <w:tbl>
      <w:tblPr>
        <w:tblW w:w="8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220"/>
      </w:tblGrid>
      <w:tr w:rsidR="00E62002" w:rsidRPr="00E11B97" w14:paraId="6A9FE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6F16126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4528B3D0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220" w:type="dxa"/>
          </w:tcPr>
          <w:p w14:paraId="45871791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21050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3D9F675" w14:textId="77777777" w:rsidR="00B174A0" w:rsidRPr="00E11B97" w:rsidRDefault="00B174A0" w:rsidP="00A30C67">
            <w:pPr>
              <w:numPr>
                <w:ilvl w:val="0"/>
                <w:numId w:val="23"/>
                <w:numberingChange w:id="83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Schlieffen</w:t>
            </w:r>
          </w:p>
        </w:tc>
        <w:tc>
          <w:tcPr>
            <w:tcW w:w="900" w:type="dxa"/>
          </w:tcPr>
          <w:p w14:paraId="2BD09FD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24258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7D9039C4" w14:textId="77777777" w:rsidR="00B174A0" w:rsidRPr="00E11B97" w:rsidRDefault="00B174A0" w:rsidP="00AF5F0C">
            <w:pPr>
              <w:numPr>
                <w:ilvl w:val="0"/>
                <w:numId w:val="24"/>
                <w:numberingChange w:id="84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was murdered in 1914 </w:t>
            </w:r>
          </w:p>
        </w:tc>
      </w:tr>
      <w:tr w:rsidR="00B174A0" w:rsidRPr="00E11B97" w14:paraId="7753DE01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58ADC564" w14:textId="77777777" w:rsidR="00B174A0" w:rsidRPr="00E11B97" w:rsidRDefault="00B174A0" w:rsidP="00AF5F0C">
            <w:pPr>
              <w:numPr>
                <w:ilvl w:val="0"/>
                <w:numId w:val="23"/>
                <w:numberingChange w:id="85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Archduke Ferdinand</w:t>
            </w:r>
          </w:p>
        </w:tc>
        <w:tc>
          <w:tcPr>
            <w:tcW w:w="900" w:type="dxa"/>
          </w:tcPr>
          <w:p w14:paraId="1D7A804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24258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7F97A2F7" w14:textId="77777777" w:rsidR="00B174A0" w:rsidRPr="00E11B97" w:rsidRDefault="00B174A0" w:rsidP="00AF5F0C">
            <w:pPr>
              <w:numPr>
                <w:ilvl w:val="0"/>
                <w:numId w:val="24"/>
                <w:numberingChange w:id="86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suggested forming an international peacekeeping organisation</w:t>
            </w:r>
          </w:p>
        </w:tc>
      </w:tr>
      <w:tr w:rsidR="00B174A0" w:rsidRPr="00E11B97" w14:paraId="5C5EE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778CB5D" w14:textId="77777777" w:rsidR="00B174A0" w:rsidRPr="00E11B97" w:rsidRDefault="00B174A0" w:rsidP="00AF5F0C">
            <w:pPr>
              <w:numPr>
                <w:ilvl w:val="0"/>
                <w:numId w:val="23"/>
                <w:numberingChange w:id="87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Wilson</w:t>
            </w:r>
          </w:p>
        </w:tc>
        <w:tc>
          <w:tcPr>
            <w:tcW w:w="900" w:type="dxa"/>
          </w:tcPr>
          <w:p w14:paraId="201EAA7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24258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537F7957" w14:textId="77777777" w:rsidR="00B174A0" w:rsidRPr="00E11B97" w:rsidRDefault="00B174A0" w:rsidP="00AF5F0C">
            <w:pPr>
              <w:numPr>
                <w:ilvl w:val="0"/>
                <w:numId w:val="24"/>
                <w:numberingChange w:id="88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developed the Schlieffen Plan</w:t>
            </w:r>
          </w:p>
        </w:tc>
      </w:tr>
    </w:tbl>
    <w:p w14:paraId="40208260" w14:textId="77777777" w:rsidR="0032493D" w:rsidRDefault="0032493D" w:rsidP="003C06CC">
      <w:pPr>
        <w:rPr>
          <w:rFonts w:hint="eastAsia"/>
          <w:sz w:val="20"/>
        </w:rPr>
      </w:pPr>
    </w:p>
    <w:p w14:paraId="3A367C1C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##(a)(iii); (b)(i); (c)(ii)##</w:t>
      </w:r>
    </w:p>
    <w:p w14:paraId="574412D7" w14:textId="77777777" w:rsidR="00941E82" w:rsidRPr="00E11B97" w:rsidRDefault="00941E82" w:rsidP="003C06CC">
      <w:pPr>
        <w:rPr>
          <w:rFonts w:hint="eastAsia"/>
          <w:sz w:val="20"/>
        </w:rPr>
      </w:pPr>
    </w:p>
    <w:p w14:paraId="6993A5AF" w14:textId="77777777" w:rsidR="00E62002" w:rsidRPr="00572FA3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12</w:t>
      </w:r>
      <w:r>
        <w:rPr>
          <w:rFonts w:hint="eastAsia"/>
          <w:sz w:val="20"/>
        </w:rPr>
        <w:t>|!|</w:t>
      </w:r>
    </w:p>
    <w:tbl>
      <w:tblPr>
        <w:tblW w:w="8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400"/>
      </w:tblGrid>
      <w:tr w:rsidR="00E62002" w:rsidRPr="00E11B97" w14:paraId="3A825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604813C6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Column A </w:t>
            </w:r>
            <w:r w:rsidRPr="00E11B97">
              <w:rPr>
                <w:sz w:val="20"/>
              </w:rPr>
              <w:tab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82B6DAB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451B11B0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43C2B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5F305E2" w14:textId="77777777" w:rsidR="00B174A0" w:rsidRPr="00E11B97" w:rsidRDefault="00B174A0" w:rsidP="00A30C67">
            <w:pPr>
              <w:numPr>
                <w:ilvl w:val="0"/>
                <w:numId w:val="27"/>
                <w:numberingChange w:id="89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Geneva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73576F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B320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69217642" w14:textId="77777777" w:rsidR="00B174A0" w:rsidRPr="00E11B97" w:rsidRDefault="00B174A0" w:rsidP="00A30C67">
            <w:pPr>
              <w:numPr>
                <w:ilvl w:val="0"/>
                <w:numId w:val="28"/>
                <w:numberingChange w:id="90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place both France and Germany wanted to colonise</w:t>
            </w:r>
          </w:p>
        </w:tc>
      </w:tr>
      <w:tr w:rsidR="00B174A0" w:rsidRPr="00E11B97" w14:paraId="6D121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04CFFA5" w14:textId="77777777" w:rsidR="00B174A0" w:rsidRPr="00E11B97" w:rsidRDefault="00B174A0" w:rsidP="00A30C67">
            <w:pPr>
              <w:numPr>
                <w:ilvl w:val="0"/>
                <w:numId w:val="27"/>
                <w:numberingChange w:id="91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Paris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4F829E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B320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7F6BFE92" w14:textId="77777777" w:rsidR="00B174A0" w:rsidRPr="00E11B97" w:rsidRDefault="00B174A0" w:rsidP="00A30C67">
            <w:pPr>
              <w:numPr>
                <w:ilvl w:val="0"/>
                <w:numId w:val="28"/>
                <w:numberingChange w:id="92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capital of Bosnia</w:t>
            </w:r>
          </w:p>
        </w:tc>
      </w:tr>
      <w:tr w:rsidR="00B174A0" w:rsidRPr="00E11B97" w14:paraId="2A1C814E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6964AAB4" w14:textId="77777777" w:rsidR="00B174A0" w:rsidRPr="00E11B97" w:rsidRDefault="00B174A0" w:rsidP="00A30C67">
            <w:pPr>
              <w:numPr>
                <w:ilvl w:val="0"/>
                <w:numId w:val="27"/>
                <w:numberingChange w:id="93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Morocco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5F5AC7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B320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4CE5E204" w14:textId="77777777" w:rsidR="00B174A0" w:rsidRPr="00E11B97" w:rsidRDefault="00B174A0" w:rsidP="00A30C67">
            <w:pPr>
              <w:numPr>
                <w:ilvl w:val="0"/>
                <w:numId w:val="28"/>
                <w:numberingChange w:id="94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headquarters of the League of Nations</w:t>
            </w:r>
          </w:p>
        </w:tc>
      </w:tr>
      <w:tr w:rsidR="00B174A0" w:rsidRPr="00E11B97" w14:paraId="30D63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2995C9D" w14:textId="77777777" w:rsidR="00B174A0" w:rsidRPr="00E11B97" w:rsidRDefault="00B174A0" w:rsidP="00A30C67">
            <w:pPr>
              <w:numPr>
                <w:ilvl w:val="0"/>
                <w:numId w:val="27"/>
                <w:numberingChange w:id="95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Sarajevo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082AD4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B320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603D759F" w14:textId="77777777" w:rsidR="00B174A0" w:rsidRPr="00E11B97" w:rsidRDefault="00B174A0" w:rsidP="00A30C67">
            <w:pPr>
              <w:numPr>
                <w:ilvl w:val="0"/>
                <w:numId w:val="28"/>
                <w:numberingChange w:id="96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place where the peace conference after World War I was held</w:t>
            </w:r>
          </w:p>
        </w:tc>
      </w:tr>
    </w:tbl>
    <w:p w14:paraId="259E0669" w14:textId="77777777" w:rsidR="0032493D" w:rsidRDefault="0032493D" w:rsidP="003C06CC">
      <w:pPr>
        <w:rPr>
          <w:rFonts w:hint="eastAsia"/>
          <w:sz w:val="20"/>
        </w:rPr>
      </w:pPr>
    </w:p>
    <w:p w14:paraId="3A68ABDB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##(a)(iii); (b)(iv); (c)(i); (d)(ii)##</w:t>
      </w:r>
    </w:p>
    <w:p w14:paraId="5C95D5DC" w14:textId="77777777" w:rsidR="00941E82" w:rsidRPr="00E11B97" w:rsidRDefault="00941E82" w:rsidP="003C06CC">
      <w:pPr>
        <w:rPr>
          <w:rFonts w:hint="eastAsia"/>
          <w:sz w:val="20"/>
        </w:rPr>
      </w:pPr>
    </w:p>
    <w:p w14:paraId="7B3A48F0" w14:textId="77777777" w:rsidR="00E6200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</w:t>
      </w:r>
      <w:r w:rsidR="00AC2FC3">
        <w:rPr>
          <w:rFonts w:hint="eastAsia"/>
          <w:sz w:val="20"/>
        </w:rPr>
        <w:t>13</w:t>
      </w:r>
      <w:r w:rsidR="00572FA3">
        <w:rPr>
          <w:rFonts w:hint="eastAsia"/>
          <w:sz w:val="20"/>
        </w:rPr>
        <w:t>|!|</w:t>
      </w:r>
    </w:p>
    <w:tbl>
      <w:tblPr>
        <w:tblW w:w="88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400"/>
      </w:tblGrid>
      <w:tr w:rsidR="00E62002" w:rsidRPr="00E11B97" w14:paraId="511D3A1E" w14:textId="77777777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2548" w:type="dxa"/>
          </w:tcPr>
          <w:p w14:paraId="060D0E3C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3DE7CE9E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400" w:type="dxa"/>
          </w:tcPr>
          <w:p w14:paraId="00EE4D6F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5EC33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94B83D6" w14:textId="77777777" w:rsidR="00B174A0" w:rsidRPr="00E11B97" w:rsidRDefault="00B174A0" w:rsidP="00FB261C">
            <w:pPr>
              <w:numPr>
                <w:ilvl w:val="0"/>
                <w:numId w:val="29"/>
                <w:numberingChange w:id="97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Austria-Hungary</w:t>
            </w:r>
          </w:p>
        </w:tc>
        <w:tc>
          <w:tcPr>
            <w:tcW w:w="900" w:type="dxa"/>
          </w:tcPr>
          <w:p w14:paraId="110DA67A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5929A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53B841DA" w14:textId="77777777" w:rsidR="00B174A0" w:rsidRPr="00E11B97" w:rsidRDefault="00B174A0" w:rsidP="00FB261C">
            <w:pPr>
              <w:numPr>
                <w:ilvl w:val="0"/>
                <w:numId w:val="30"/>
                <w:numberingChange w:id="98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mobilised </w:t>
            </w:r>
            <w:del w:id="99" w:author="Aristo" w:date="2010-02-22T12:49:00Z">
              <w:r w:rsidRPr="00E11B97" w:rsidDel="00D64FDA">
                <w:rPr>
                  <w:sz w:val="20"/>
                </w:rPr>
                <w:delText xml:space="preserve">her </w:delText>
              </w:r>
            </w:del>
            <w:r w:rsidRPr="00E11B97">
              <w:rPr>
                <w:sz w:val="20"/>
              </w:rPr>
              <w:t>troops to support Serbia in 1914</w:t>
            </w:r>
          </w:p>
        </w:tc>
      </w:tr>
      <w:tr w:rsidR="00B174A0" w:rsidRPr="00E11B97" w14:paraId="2F7A79C9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020E41A4" w14:textId="77777777" w:rsidR="00B174A0" w:rsidRPr="00E11B97" w:rsidRDefault="00B174A0" w:rsidP="00FB261C">
            <w:pPr>
              <w:numPr>
                <w:ilvl w:val="0"/>
                <w:numId w:val="29"/>
                <w:numberingChange w:id="100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Russia</w:t>
            </w:r>
          </w:p>
        </w:tc>
        <w:tc>
          <w:tcPr>
            <w:tcW w:w="900" w:type="dxa"/>
          </w:tcPr>
          <w:p w14:paraId="77F8D71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5929A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20607523" w14:textId="77777777" w:rsidR="00B174A0" w:rsidRPr="00E11B97" w:rsidRDefault="00B174A0" w:rsidP="00FB261C">
            <w:pPr>
              <w:numPr>
                <w:ilvl w:val="0"/>
                <w:numId w:val="30"/>
                <w:numberingChange w:id="101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had a well-equipped army during World War I</w:t>
            </w:r>
          </w:p>
        </w:tc>
      </w:tr>
      <w:tr w:rsidR="00B174A0" w:rsidRPr="00E11B97" w14:paraId="058F1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89EE518" w14:textId="77777777" w:rsidR="00B174A0" w:rsidRPr="00E11B97" w:rsidRDefault="00B174A0" w:rsidP="00FB261C">
            <w:pPr>
              <w:numPr>
                <w:ilvl w:val="0"/>
                <w:numId w:val="29"/>
                <w:numberingChange w:id="102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United States</w:t>
            </w:r>
          </w:p>
        </w:tc>
        <w:tc>
          <w:tcPr>
            <w:tcW w:w="900" w:type="dxa"/>
          </w:tcPr>
          <w:p w14:paraId="52C791B9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5929A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4D2E5566" w14:textId="77777777" w:rsidR="00B174A0" w:rsidRPr="00E11B97" w:rsidRDefault="00B174A0" w:rsidP="00FB261C">
            <w:pPr>
              <w:numPr>
                <w:ilvl w:val="0"/>
                <w:numId w:val="30"/>
                <w:numberingChange w:id="103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was divided into two republics after the First World War</w:t>
            </w:r>
          </w:p>
        </w:tc>
      </w:tr>
    </w:tbl>
    <w:p w14:paraId="5DC59522" w14:textId="77777777" w:rsidR="0032493D" w:rsidRDefault="0032493D" w:rsidP="003C06CC">
      <w:pPr>
        <w:rPr>
          <w:rFonts w:hint="eastAsia"/>
          <w:sz w:val="20"/>
        </w:rPr>
      </w:pPr>
    </w:p>
    <w:p w14:paraId="7FF7259F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##(a)(iii); (b)(i); (c)(ii)##</w:t>
      </w:r>
    </w:p>
    <w:p w14:paraId="476B30A9" w14:textId="77777777" w:rsidR="00941E82" w:rsidRPr="00E11B97" w:rsidRDefault="00941E82" w:rsidP="003C06CC">
      <w:pPr>
        <w:rPr>
          <w:rFonts w:hint="eastAsia"/>
          <w:sz w:val="20"/>
        </w:rPr>
      </w:pPr>
    </w:p>
    <w:p w14:paraId="76368C72" w14:textId="77777777" w:rsidR="00E62002" w:rsidRPr="00572FA3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14</w:t>
      </w:r>
      <w:r>
        <w:rPr>
          <w:rFonts w:hint="eastAsia"/>
          <w:sz w:val="20"/>
        </w:rPr>
        <w:t>|!|</w:t>
      </w:r>
    </w:p>
    <w:tbl>
      <w:tblPr>
        <w:tblW w:w="88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400"/>
      </w:tblGrid>
      <w:tr w:rsidR="00E62002" w:rsidRPr="00E11B97" w14:paraId="34F15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5B6F571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76F2A579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400" w:type="dxa"/>
          </w:tcPr>
          <w:p w14:paraId="55C3005A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77A13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AB10A83" w14:textId="77777777" w:rsidR="00B174A0" w:rsidRPr="00E11B97" w:rsidRDefault="00B174A0" w:rsidP="00FB261C">
            <w:pPr>
              <w:numPr>
                <w:ilvl w:val="0"/>
                <w:numId w:val="31"/>
                <w:numberingChange w:id="104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64ED008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40F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7339488D" w14:textId="77777777" w:rsidR="00B174A0" w:rsidRPr="00E11B97" w:rsidRDefault="00B174A0" w:rsidP="00FB261C">
            <w:pPr>
              <w:numPr>
                <w:ilvl w:val="0"/>
                <w:numId w:val="32"/>
                <w:numberingChange w:id="105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signed an armistice with Germany in 1917</w:t>
            </w:r>
          </w:p>
        </w:tc>
      </w:tr>
      <w:tr w:rsidR="00B174A0" w:rsidRPr="00E11B97" w14:paraId="7D562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E65D08D" w14:textId="77777777" w:rsidR="00B174A0" w:rsidRPr="00E11B97" w:rsidRDefault="00B174A0" w:rsidP="00FB261C">
            <w:pPr>
              <w:numPr>
                <w:ilvl w:val="0"/>
                <w:numId w:val="31"/>
                <w:numberingChange w:id="106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Austria-Hungary</w:t>
            </w:r>
          </w:p>
        </w:tc>
        <w:tc>
          <w:tcPr>
            <w:tcW w:w="900" w:type="dxa"/>
          </w:tcPr>
          <w:p w14:paraId="22FEBB0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40F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215963CB" w14:textId="77777777" w:rsidR="00B174A0" w:rsidRPr="00E11B97" w:rsidRDefault="00B174A0" w:rsidP="00FB261C">
            <w:pPr>
              <w:numPr>
                <w:ilvl w:val="0"/>
                <w:numId w:val="32"/>
                <w:numberingChange w:id="107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adopted unrestricted submarine warfare</w:t>
            </w:r>
          </w:p>
        </w:tc>
      </w:tr>
      <w:tr w:rsidR="00B174A0" w:rsidRPr="00E11B97" w14:paraId="518B8C54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6D095E92" w14:textId="77777777" w:rsidR="00B174A0" w:rsidRPr="00E11B97" w:rsidRDefault="00B174A0" w:rsidP="00FB261C">
            <w:pPr>
              <w:numPr>
                <w:ilvl w:val="0"/>
                <w:numId w:val="31"/>
                <w:numberingChange w:id="108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Russia</w:t>
            </w:r>
          </w:p>
        </w:tc>
        <w:tc>
          <w:tcPr>
            <w:tcW w:w="900" w:type="dxa"/>
          </w:tcPr>
          <w:p w14:paraId="1B7E033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40F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4C4D6E41" w14:textId="77777777" w:rsidR="00B174A0" w:rsidRPr="00E11B97" w:rsidRDefault="00B174A0" w:rsidP="00FB261C">
            <w:pPr>
              <w:numPr>
                <w:ilvl w:val="0"/>
                <w:numId w:val="32"/>
                <w:numberingChange w:id="109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joined the Allies in 1917</w:t>
            </w:r>
          </w:p>
        </w:tc>
      </w:tr>
      <w:tr w:rsidR="00B174A0" w:rsidRPr="00E11B97" w14:paraId="3E3FD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1934EC0" w14:textId="77777777" w:rsidR="00B174A0" w:rsidRPr="00E11B97" w:rsidRDefault="00B174A0" w:rsidP="00FB261C">
            <w:pPr>
              <w:numPr>
                <w:ilvl w:val="0"/>
                <w:numId w:val="31"/>
                <w:numberingChange w:id="110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United States</w:t>
            </w:r>
          </w:p>
        </w:tc>
        <w:tc>
          <w:tcPr>
            <w:tcW w:w="900" w:type="dxa"/>
          </w:tcPr>
          <w:p w14:paraId="3B410C98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E240F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</w:tcPr>
          <w:p w14:paraId="498CEBD3" w14:textId="77777777" w:rsidR="00B174A0" w:rsidRPr="00E11B97" w:rsidRDefault="00B174A0" w:rsidP="00FB261C">
            <w:pPr>
              <w:numPr>
                <w:ilvl w:val="0"/>
                <w:numId w:val="32"/>
                <w:numberingChange w:id="111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said that Serbia was behind the assassination of Archduke Ferdinand</w:t>
            </w:r>
          </w:p>
        </w:tc>
      </w:tr>
    </w:tbl>
    <w:p w14:paraId="32492DCD" w14:textId="77777777" w:rsidR="0032493D" w:rsidRDefault="0032493D" w:rsidP="003C06CC">
      <w:pPr>
        <w:rPr>
          <w:rFonts w:hint="eastAsia"/>
          <w:sz w:val="20"/>
        </w:rPr>
      </w:pPr>
    </w:p>
    <w:p w14:paraId="3C6ED642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##(a)(ii); (b)(iv); (c)(i); (d)(iii)##</w:t>
      </w:r>
    </w:p>
    <w:p w14:paraId="031E7214" w14:textId="77777777" w:rsidR="00941E82" w:rsidRPr="00E11B97" w:rsidRDefault="00941E82" w:rsidP="003C06CC">
      <w:pPr>
        <w:rPr>
          <w:rFonts w:hint="eastAsia"/>
          <w:sz w:val="20"/>
        </w:rPr>
      </w:pPr>
    </w:p>
    <w:p w14:paraId="420B2369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15</w:t>
      </w:r>
      <w:r>
        <w:rPr>
          <w:rFonts w:hint="eastAsia"/>
          <w:sz w:val="20"/>
        </w:rPr>
        <w:t>|!|</w:t>
      </w:r>
    </w:p>
    <w:tbl>
      <w:tblPr>
        <w:tblW w:w="79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500"/>
        <w:tblGridChange w:id="112">
          <w:tblGrid>
            <w:gridCol w:w="2548"/>
            <w:gridCol w:w="900"/>
            <w:gridCol w:w="4500"/>
          </w:tblGrid>
        </w:tblGridChange>
      </w:tblGrid>
      <w:tr w:rsidR="00E62002" w:rsidRPr="00E11B97" w14:paraId="57131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405A4B30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63034B53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500" w:type="dxa"/>
          </w:tcPr>
          <w:p w14:paraId="106D95A8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69847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1F689D4" w14:textId="77777777" w:rsidR="00B174A0" w:rsidRPr="00E11B97" w:rsidRDefault="00B174A0" w:rsidP="00FB261C">
            <w:pPr>
              <w:numPr>
                <w:ilvl w:val="0"/>
                <w:numId w:val="36"/>
                <w:numberingChange w:id="113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3A124AD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0A3EC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6ACD856C" w14:textId="77777777" w:rsidR="00B174A0" w:rsidRPr="00E11B97" w:rsidRDefault="00B174A0" w:rsidP="00FB261C">
            <w:pPr>
              <w:numPr>
                <w:ilvl w:val="0"/>
                <w:numId w:val="34"/>
                <w:numberingChange w:id="114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withdrew from World War I in 1917 </w:t>
            </w:r>
          </w:p>
        </w:tc>
      </w:tr>
      <w:tr w:rsidR="003E617C" w:rsidRPr="00E11B97" w14:paraId="1BC15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A7CA33B" w14:textId="77777777" w:rsidR="003E617C" w:rsidRPr="00E11B97" w:rsidRDefault="003E617C" w:rsidP="00FB261C">
            <w:pPr>
              <w:numPr>
                <w:ilvl w:val="0"/>
                <w:numId w:val="36"/>
                <w:numberingChange w:id="115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>
              <w:rPr>
                <w:rFonts w:hint="eastAsia"/>
                <w:sz w:val="20"/>
              </w:rPr>
              <w:t>Austria-Hungary</w:t>
            </w:r>
          </w:p>
        </w:tc>
        <w:tc>
          <w:tcPr>
            <w:tcW w:w="900" w:type="dxa"/>
          </w:tcPr>
          <w:p w14:paraId="3A8ED41E" w14:textId="77777777" w:rsidR="003E617C" w:rsidRPr="000A3EC7" w:rsidRDefault="003E617C" w:rsidP="003E617C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A72855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146C59E5" w14:textId="77777777" w:rsidR="003E617C" w:rsidRPr="00E11B97" w:rsidRDefault="003E617C" w:rsidP="00FB261C">
            <w:pPr>
              <w:numPr>
                <w:ilvl w:val="0"/>
                <w:numId w:val="34"/>
                <w:numberingChange w:id="116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>
              <w:rPr>
                <w:rFonts w:hint="eastAsia"/>
                <w:sz w:val="20"/>
              </w:rPr>
              <w:t>gave up all its colonies after World War I</w:t>
            </w:r>
          </w:p>
        </w:tc>
      </w:tr>
      <w:tr w:rsidR="003E617C" w:rsidRPr="00346BB6" w14:paraId="2010A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2F02E6C" w14:textId="77777777" w:rsidR="003E617C" w:rsidRDefault="003E617C" w:rsidP="00FB261C">
            <w:pPr>
              <w:numPr>
                <w:ilvl w:val="0"/>
                <w:numId w:val="36"/>
                <w:numberingChange w:id="117" w:author="Aristo" w:date="2010-02-17T16:43:00Z" w:original="(%1:3:4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Russia</w:t>
            </w:r>
          </w:p>
        </w:tc>
        <w:tc>
          <w:tcPr>
            <w:tcW w:w="900" w:type="dxa"/>
          </w:tcPr>
          <w:p w14:paraId="3331CB96" w14:textId="77777777" w:rsidR="003E617C" w:rsidRPr="000A3EC7" w:rsidRDefault="003E617C" w:rsidP="003E617C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A72855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185C17FB" w14:textId="77777777" w:rsidR="003E617C" w:rsidRDefault="003E617C" w:rsidP="00FB261C">
            <w:pPr>
              <w:numPr>
                <w:ilvl w:val="0"/>
                <w:numId w:val="34"/>
                <w:numberingChange w:id="118" w:author="Aristo" w:date="2010-02-17T16:43:00Z" w:original="(%1:3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got back Alsace-Lorraine from Germany</w:t>
            </w:r>
          </w:p>
        </w:tc>
      </w:tr>
      <w:tr w:rsidR="003E617C" w:rsidRPr="00346BB6" w14:paraId="4A567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3ADE20D5" w14:textId="77777777" w:rsidR="003E617C" w:rsidRDefault="003E617C" w:rsidP="00FB261C">
            <w:pPr>
              <w:numPr>
                <w:ilvl w:val="0"/>
                <w:numId w:val="36"/>
                <w:numberingChange w:id="119" w:author="Aristo" w:date="2010-02-17T16:43:00Z" w:original="(%1:4:4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France</w:t>
            </w:r>
          </w:p>
        </w:tc>
        <w:tc>
          <w:tcPr>
            <w:tcW w:w="900" w:type="dxa"/>
          </w:tcPr>
          <w:p w14:paraId="769E70D4" w14:textId="77777777" w:rsidR="003E617C" w:rsidRPr="000A3EC7" w:rsidRDefault="003E617C" w:rsidP="003E617C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A72855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375B72F9" w14:textId="77777777" w:rsidR="003E617C" w:rsidRDefault="003E617C" w:rsidP="00FB261C">
            <w:pPr>
              <w:numPr>
                <w:ilvl w:val="0"/>
                <w:numId w:val="34"/>
                <w:numberingChange w:id="120" w:author="Aristo" w:date="2010-02-17T16:43:00Z" w:original="(%1:4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annexed Bosnia-Herzegovina</w:t>
            </w:r>
          </w:p>
        </w:tc>
      </w:tr>
    </w:tbl>
    <w:p w14:paraId="72B864FE" w14:textId="77777777" w:rsidR="0032493D" w:rsidRDefault="0032493D" w:rsidP="003C06CC">
      <w:pPr>
        <w:rPr>
          <w:rFonts w:hint="eastAsia"/>
          <w:sz w:val="20"/>
        </w:rPr>
      </w:pPr>
    </w:p>
    <w:p w14:paraId="27074981" w14:textId="77777777" w:rsidR="00E62002" w:rsidRPr="00E11B97" w:rsidRDefault="00E62002" w:rsidP="003C06CC">
      <w:pPr>
        <w:rPr>
          <w:sz w:val="20"/>
        </w:rPr>
      </w:pPr>
      <w:r w:rsidRPr="00E11B97">
        <w:rPr>
          <w:sz w:val="20"/>
        </w:rPr>
        <w:t>##(a)(ii); (b)(iv); (c)(i); (d)(iii)##</w:t>
      </w:r>
    </w:p>
    <w:p w14:paraId="5D9B9C9F" w14:textId="77777777" w:rsidR="00E62002" w:rsidRPr="00346BB6" w:rsidRDefault="00E62002" w:rsidP="003C06CC">
      <w:pPr>
        <w:rPr>
          <w:sz w:val="20"/>
        </w:rPr>
      </w:pPr>
    </w:p>
    <w:p w14:paraId="35D479E5" w14:textId="77777777" w:rsidR="00E62002" w:rsidRDefault="00572FA3" w:rsidP="003C06CC">
      <w:pPr>
        <w:rPr>
          <w:rFonts w:hint="eastAsia"/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16</w:t>
      </w:r>
      <w:r>
        <w:rPr>
          <w:rFonts w:hint="eastAsia"/>
          <w:sz w:val="20"/>
        </w:rPr>
        <w:t>|!|</w:t>
      </w:r>
    </w:p>
    <w:tbl>
      <w:tblPr>
        <w:tblW w:w="8928" w:type="dxa"/>
        <w:tblLook w:val="01E0" w:firstRow="1" w:lastRow="1" w:firstColumn="1" w:lastColumn="1" w:noHBand="0" w:noVBand="0"/>
      </w:tblPr>
      <w:tblGrid>
        <w:gridCol w:w="3528"/>
        <w:gridCol w:w="900"/>
        <w:gridCol w:w="4500"/>
      </w:tblGrid>
      <w:tr w:rsidR="0026271A" w14:paraId="1BC90377" w14:textId="77777777">
        <w:tc>
          <w:tcPr>
            <w:tcW w:w="3528" w:type="dxa"/>
          </w:tcPr>
          <w:p w14:paraId="335522E1" w14:textId="77777777" w:rsidR="0026271A" w:rsidRDefault="002C0F00">
            <w:p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Column A</w:t>
            </w:r>
          </w:p>
        </w:tc>
        <w:tc>
          <w:tcPr>
            <w:tcW w:w="900" w:type="dxa"/>
          </w:tcPr>
          <w:p w14:paraId="6427DFA9" w14:textId="77777777" w:rsidR="0026271A" w:rsidRDefault="0026271A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500" w:type="dxa"/>
          </w:tcPr>
          <w:p w14:paraId="68BC5300" w14:textId="77777777" w:rsidR="0026271A" w:rsidRDefault="002C0F00">
            <w:p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rFonts w:hint="eastAsia"/>
                <w:sz w:val="20"/>
              </w:rPr>
              <w:t>olumn B</w:t>
            </w:r>
          </w:p>
        </w:tc>
      </w:tr>
      <w:tr w:rsidR="003E617C" w14:paraId="4521F137" w14:textId="77777777">
        <w:tc>
          <w:tcPr>
            <w:tcW w:w="3528" w:type="dxa"/>
          </w:tcPr>
          <w:p w14:paraId="0996A541" w14:textId="77777777" w:rsidR="003E617C" w:rsidRDefault="003E617C">
            <w:pPr>
              <w:numPr>
                <w:ilvl w:val="0"/>
                <w:numId w:val="37"/>
                <w:numberingChange w:id="121" w:author="Aristo" w:date="2010-02-17T16:43:00Z" w:original="(%1:1:4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The First and the Second Balkan Wars</w:t>
            </w:r>
          </w:p>
        </w:tc>
        <w:tc>
          <w:tcPr>
            <w:tcW w:w="900" w:type="dxa"/>
          </w:tcPr>
          <w:p w14:paraId="734E6ADA" w14:textId="77777777" w:rsidR="003E617C" w:rsidRDefault="003E617C">
            <w:pPr>
              <w:spacing w:beforeLines="10" w:before="36" w:afterLines="10" w:after="36"/>
              <w:rPr>
                <w:sz w:val="20"/>
              </w:rPr>
            </w:pPr>
            <w:r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22662EE6" w14:textId="77777777" w:rsidR="003E617C" w:rsidRDefault="003E617C">
            <w:pPr>
              <w:numPr>
                <w:ilvl w:val="0"/>
                <w:numId w:val="38"/>
                <w:numberingChange w:id="122" w:author="Aristo" w:date="2010-02-17T16:43:00Z" w:original="(%1:1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started the Austro-Serbian War</w:t>
            </w:r>
          </w:p>
        </w:tc>
      </w:tr>
      <w:tr w:rsidR="003E617C" w14:paraId="2F3CF5EF" w14:textId="77777777">
        <w:tc>
          <w:tcPr>
            <w:tcW w:w="3528" w:type="dxa"/>
          </w:tcPr>
          <w:p w14:paraId="422FA5A5" w14:textId="77777777" w:rsidR="003E617C" w:rsidRDefault="003E617C">
            <w:pPr>
              <w:numPr>
                <w:ilvl w:val="0"/>
                <w:numId w:val="37"/>
                <w:numberingChange w:id="123" w:author="Aristo" w:date="2010-02-17T16:43:00Z" w:original="(%1:2:4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The Sarajevo Incident</w:t>
            </w:r>
          </w:p>
        </w:tc>
        <w:tc>
          <w:tcPr>
            <w:tcW w:w="900" w:type="dxa"/>
          </w:tcPr>
          <w:p w14:paraId="38F27C8A" w14:textId="77777777" w:rsidR="003E617C" w:rsidRDefault="003E617C">
            <w:pPr>
              <w:spacing w:beforeLines="10" w:before="36" w:afterLines="10" w:after="36"/>
              <w:rPr>
                <w:sz w:val="20"/>
              </w:rPr>
            </w:pPr>
            <w:r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49A08C8E" w14:textId="77777777" w:rsidR="003E617C" w:rsidRDefault="003E617C">
            <w:pPr>
              <w:numPr>
                <w:ilvl w:val="0"/>
                <w:numId w:val="38"/>
                <w:numberingChange w:id="124" w:author="Aristo" w:date="2010-02-17T16:43:00Z" w:original="(%1:2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was the first international conflict in the 20</w:t>
            </w:r>
            <w:r>
              <w:rPr>
                <w:rFonts w:hint="eastAsia"/>
                <w:sz w:val="20"/>
                <w:vertAlign w:val="superscript"/>
              </w:rPr>
              <w:t>th</w:t>
            </w:r>
            <w:r>
              <w:rPr>
                <w:rFonts w:hint="eastAsia"/>
                <w:sz w:val="20"/>
              </w:rPr>
              <w:t xml:space="preserve"> century</w:t>
            </w:r>
          </w:p>
        </w:tc>
      </w:tr>
      <w:tr w:rsidR="003E617C" w14:paraId="4061EEC9" w14:textId="77777777">
        <w:tc>
          <w:tcPr>
            <w:tcW w:w="3528" w:type="dxa"/>
          </w:tcPr>
          <w:p w14:paraId="50B39D34" w14:textId="77777777" w:rsidR="003E617C" w:rsidRDefault="003E617C">
            <w:pPr>
              <w:numPr>
                <w:ilvl w:val="0"/>
                <w:numId w:val="37"/>
                <w:numberingChange w:id="125" w:author="Aristo" w:date="2010-02-17T16:43:00Z" w:original="(%1:3:4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The Franco-Prussian War</w:t>
            </w:r>
          </w:p>
        </w:tc>
        <w:tc>
          <w:tcPr>
            <w:tcW w:w="900" w:type="dxa"/>
          </w:tcPr>
          <w:p w14:paraId="15A2A364" w14:textId="77777777" w:rsidR="003E617C" w:rsidRDefault="003E617C">
            <w:pPr>
              <w:spacing w:beforeLines="10" w:before="36" w:afterLines="10" w:after="36"/>
              <w:rPr>
                <w:sz w:val="20"/>
              </w:rPr>
            </w:pPr>
            <w:r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1B630274" w14:textId="77777777" w:rsidR="003E617C" w:rsidRDefault="003E617C">
            <w:pPr>
              <w:numPr>
                <w:ilvl w:val="0"/>
                <w:numId w:val="38"/>
                <w:numberingChange w:id="126" w:author="Aristo" w:date="2010-02-17T16:43:00Z" w:original="(%1:3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 xml:space="preserve">broke out in 1912 and 1913 </w:t>
            </w:r>
            <w:r>
              <w:rPr>
                <w:sz w:val="20"/>
              </w:rPr>
              <w:t>respectively</w:t>
            </w:r>
          </w:p>
        </w:tc>
      </w:tr>
      <w:tr w:rsidR="003E617C" w14:paraId="62D55A31" w14:textId="77777777">
        <w:tc>
          <w:tcPr>
            <w:tcW w:w="3528" w:type="dxa"/>
          </w:tcPr>
          <w:p w14:paraId="08127C46" w14:textId="77777777" w:rsidR="003E617C" w:rsidRDefault="003E617C">
            <w:pPr>
              <w:numPr>
                <w:ilvl w:val="0"/>
                <w:numId w:val="37"/>
                <w:numberingChange w:id="127" w:author="Aristo" w:date="2010-02-17T16:43:00Z" w:original="(%1:4:4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The First World War</w:t>
            </w:r>
          </w:p>
        </w:tc>
        <w:tc>
          <w:tcPr>
            <w:tcW w:w="900" w:type="dxa"/>
          </w:tcPr>
          <w:p w14:paraId="48364872" w14:textId="77777777" w:rsidR="003E617C" w:rsidRDefault="003E617C">
            <w:pPr>
              <w:spacing w:beforeLines="10" w:before="36" w:afterLines="10" w:after="36"/>
              <w:rPr>
                <w:sz w:val="20"/>
              </w:rPr>
            </w:pPr>
            <w:r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65860E09" w14:textId="77777777" w:rsidR="003E617C" w:rsidRDefault="003E617C">
            <w:pPr>
              <w:numPr>
                <w:ilvl w:val="0"/>
                <w:numId w:val="38"/>
                <w:numberingChange w:id="128" w:author="Aristo" w:date="2010-02-17T16:43:00Z" w:original="(%1:4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saw France lose Alsace-Lorraine</w:t>
            </w:r>
          </w:p>
        </w:tc>
      </w:tr>
    </w:tbl>
    <w:p w14:paraId="2DF1EB5C" w14:textId="77777777" w:rsidR="00346BB6" w:rsidRPr="00E11B97" w:rsidRDefault="00346BB6" w:rsidP="003C06CC">
      <w:pPr>
        <w:rPr>
          <w:sz w:val="20"/>
        </w:rPr>
      </w:pPr>
    </w:p>
    <w:p w14:paraId="34DEEEEE" w14:textId="77777777" w:rsidR="00E62002" w:rsidRDefault="00E62002" w:rsidP="003C06CC">
      <w:pPr>
        <w:rPr>
          <w:rFonts w:hint="eastAsia"/>
          <w:sz w:val="20"/>
        </w:rPr>
      </w:pPr>
      <w:r w:rsidRPr="00E11B97">
        <w:rPr>
          <w:sz w:val="20"/>
        </w:rPr>
        <w:t>##(a)(iii); (b)(i); (c)(iv); (d)(ii)##</w:t>
      </w:r>
    </w:p>
    <w:p w14:paraId="6780F760" w14:textId="77777777" w:rsidR="00E62002" w:rsidRPr="00E11B97" w:rsidRDefault="00B6308F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</w:t>
      </w:r>
      <w:r w:rsidR="00AC2FC3">
        <w:rPr>
          <w:rFonts w:hint="eastAsia"/>
          <w:sz w:val="20"/>
        </w:rPr>
        <w:t>17</w:t>
      </w:r>
      <w:r w:rsidR="00572FA3"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680"/>
      </w:tblGrid>
      <w:tr w:rsidR="00E62002" w:rsidRPr="00E11B97" w14:paraId="2AF4D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99F12B0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469CCA98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680" w:type="dxa"/>
          </w:tcPr>
          <w:p w14:paraId="08150F33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7AF72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D5608F1" w14:textId="77777777" w:rsidR="00B174A0" w:rsidRPr="00E11B97" w:rsidRDefault="00B174A0" w:rsidP="00DB12DE">
            <w:pPr>
              <w:numPr>
                <w:ilvl w:val="0"/>
                <w:numId w:val="39"/>
                <w:numberingChange w:id="129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38A1C3B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001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30DF20B9" w14:textId="77777777" w:rsidR="00B174A0" w:rsidRPr="00E11B97" w:rsidRDefault="00B174A0" w:rsidP="00DB12DE">
            <w:pPr>
              <w:numPr>
                <w:ilvl w:val="0"/>
                <w:numId w:val="40"/>
                <w:numberingChange w:id="130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withdrew from the First World War in 1917</w:t>
            </w:r>
          </w:p>
        </w:tc>
      </w:tr>
      <w:tr w:rsidR="00B174A0" w:rsidRPr="00E11B97" w14:paraId="7D776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6491DBB" w14:textId="77777777" w:rsidR="00B174A0" w:rsidRPr="00E11B97" w:rsidRDefault="00B174A0" w:rsidP="00DB12DE">
            <w:pPr>
              <w:numPr>
                <w:ilvl w:val="0"/>
                <w:numId w:val="39"/>
                <w:numberingChange w:id="131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The United States </w:t>
            </w:r>
          </w:p>
        </w:tc>
        <w:tc>
          <w:tcPr>
            <w:tcW w:w="900" w:type="dxa"/>
          </w:tcPr>
          <w:p w14:paraId="6E067C4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001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09D9A40E" w14:textId="77777777" w:rsidR="00B174A0" w:rsidRPr="00E11B97" w:rsidRDefault="00B174A0" w:rsidP="00DB12DE">
            <w:pPr>
              <w:numPr>
                <w:ilvl w:val="0"/>
                <w:numId w:val="40"/>
                <w:numberingChange w:id="132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surrendered in 1918</w:t>
            </w:r>
          </w:p>
        </w:tc>
      </w:tr>
      <w:tr w:rsidR="00B174A0" w:rsidRPr="00E11B97" w14:paraId="268C6605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6924B5F2" w14:textId="77777777" w:rsidR="00B174A0" w:rsidRPr="00E11B97" w:rsidRDefault="00B174A0" w:rsidP="00DB12DE">
            <w:pPr>
              <w:numPr>
                <w:ilvl w:val="0"/>
                <w:numId w:val="39"/>
                <w:numberingChange w:id="133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Japan</w:t>
            </w:r>
          </w:p>
        </w:tc>
        <w:tc>
          <w:tcPr>
            <w:tcW w:w="900" w:type="dxa"/>
          </w:tcPr>
          <w:p w14:paraId="4064F86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001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7C99778D" w14:textId="77777777" w:rsidR="00B174A0" w:rsidRPr="00E11B97" w:rsidRDefault="00B174A0" w:rsidP="00DB12DE">
            <w:pPr>
              <w:numPr>
                <w:ilvl w:val="0"/>
                <w:numId w:val="40"/>
                <w:numberingChange w:id="134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joined the First World War in 1917</w:t>
            </w:r>
          </w:p>
        </w:tc>
      </w:tr>
      <w:tr w:rsidR="00B174A0" w:rsidRPr="00E11B97" w14:paraId="61F39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33282CA" w14:textId="77777777" w:rsidR="00B174A0" w:rsidRPr="00E11B97" w:rsidRDefault="00B174A0" w:rsidP="00DB12DE">
            <w:pPr>
              <w:numPr>
                <w:ilvl w:val="0"/>
                <w:numId w:val="39"/>
                <w:numberingChange w:id="135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Russia</w:t>
            </w:r>
          </w:p>
        </w:tc>
        <w:tc>
          <w:tcPr>
            <w:tcW w:w="900" w:type="dxa"/>
          </w:tcPr>
          <w:p w14:paraId="73D0695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001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1D65B594" w14:textId="77777777" w:rsidR="00B174A0" w:rsidRPr="00E11B97" w:rsidRDefault="00B174A0" w:rsidP="00DB12DE">
            <w:pPr>
              <w:numPr>
                <w:ilvl w:val="0"/>
                <w:numId w:val="40"/>
                <w:numberingChange w:id="136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joined the First World War in 1914</w:t>
            </w:r>
          </w:p>
        </w:tc>
      </w:tr>
    </w:tbl>
    <w:p w14:paraId="5A08BD2D" w14:textId="77777777" w:rsidR="0032493D" w:rsidRDefault="0032493D" w:rsidP="003C06CC">
      <w:pPr>
        <w:rPr>
          <w:rFonts w:hint="eastAsia"/>
          <w:sz w:val="20"/>
        </w:rPr>
      </w:pPr>
    </w:p>
    <w:p w14:paraId="1C4E5F76" w14:textId="77777777" w:rsidR="00E62002" w:rsidRDefault="00662C94" w:rsidP="003C06CC">
      <w:pPr>
        <w:rPr>
          <w:rFonts w:hint="eastAsia"/>
          <w:sz w:val="20"/>
        </w:rPr>
      </w:pPr>
      <w:r w:rsidRPr="00E11B97">
        <w:rPr>
          <w:sz w:val="20"/>
        </w:rPr>
        <w:t>#</w:t>
      </w:r>
      <w:r w:rsidR="00E62002" w:rsidRPr="00E11B97">
        <w:rPr>
          <w:sz w:val="20"/>
        </w:rPr>
        <w:t>#(a)(ii); (b)(iii); (c)(iv); (d)(i)##</w:t>
      </w:r>
    </w:p>
    <w:p w14:paraId="05B0EBDE" w14:textId="77777777" w:rsidR="00941E82" w:rsidRPr="00E11B97" w:rsidRDefault="00941E82" w:rsidP="003C06CC">
      <w:pPr>
        <w:rPr>
          <w:rFonts w:hint="eastAsia"/>
          <w:sz w:val="20"/>
        </w:rPr>
      </w:pPr>
    </w:p>
    <w:p w14:paraId="6F554763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18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680"/>
        <w:tblGridChange w:id="137">
          <w:tblGrid>
            <w:gridCol w:w="2548"/>
            <w:gridCol w:w="900"/>
            <w:gridCol w:w="4680"/>
          </w:tblGrid>
        </w:tblGridChange>
      </w:tblGrid>
      <w:tr w:rsidR="00E62002" w:rsidRPr="00E11B97" w14:paraId="5F1DA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35A09375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6C45B7F5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680" w:type="dxa"/>
          </w:tcPr>
          <w:p w14:paraId="49AF24A5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22250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F363B48" w14:textId="77777777" w:rsidR="00B174A0" w:rsidRPr="00E11B97" w:rsidRDefault="00B174A0" w:rsidP="00DB12DE">
            <w:pPr>
              <w:numPr>
                <w:ilvl w:val="0"/>
                <w:numId w:val="41"/>
                <w:numberingChange w:id="138" w:author="Aristo" w:date="2010-02-17T16:43:00Z" w:original="(%1:1:4:)"/>
              </w:numPr>
              <w:tabs>
                <w:tab w:val="clear" w:pos="397"/>
              </w:tabs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Hitler </w:t>
            </w:r>
          </w:p>
        </w:tc>
        <w:tc>
          <w:tcPr>
            <w:tcW w:w="900" w:type="dxa"/>
          </w:tcPr>
          <w:p w14:paraId="2E8CE9F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0120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6EF7592D" w14:textId="77777777" w:rsidR="00B174A0" w:rsidRPr="00E11B97" w:rsidRDefault="00B174A0" w:rsidP="00DB12DE">
            <w:pPr>
              <w:numPr>
                <w:ilvl w:val="0"/>
                <w:numId w:val="42"/>
                <w:numberingChange w:id="139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adopted appeasement </w:t>
            </w:r>
          </w:p>
        </w:tc>
      </w:tr>
      <w:tr w:rsidR="00DB12DE" w:rsidRPr="00E11B97" w14:paraId="7465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297238B" w14:textId="77777777" w:rsidR="00DB12DE" w:rsidRPr="00E11B97" w:rsidDel="00DB12DE" w:rsidRDefault="00DB12DE" w:rsidP="00DB12DE">
            <w:pPr>
              <w:numPr>
                <w:ilvl w:val="0"/>
                <w:numId w:val="41"/>
                <w:numberingChange w:id="140" w:author="Aristo" w:date="2010-02-17T16:43:00Z" w:original="(%1:2:4:)"/>
              </w:numPr>
              <w:tabs>
                <w:tab w:val="clear" w:pos="397"/>
              </w:tabs>
              <w:spacing w:beforeLines="10" w:before="36" w:afterLines="10" w:after="36"/>
              <w:rPr>
                <w:sz w:val="20"/>
              </w:rPr>
            </w:pPr>
            <w:r>
              <w:rPr>
                <w:rFonts w:hint="eastAsia"/>
                <w:sz w:val="20"/>
              </w:rPr>
              <w:t>Chamberlain</w:t>
            </w:r>
          </w:p>
        </w:tc>
        <w:tc>
          <w:tcPr>
            <w:tcW w:w="900" w:type="dxa"/>
          </w:tcPr>
          <w:p w14:paraId="7B3B438A" w14:textId="77777777" w:rsidR="00DB12DE" w:rsidRPr="00101200" w:rsidRDefault="003E617C" w:rsidP="00B174A0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2B9B003E" w14:textId="77777777" w:rsidR="00DB12DE" w:rsidRPr="00E11B97" w:rsidRDefault="00DB12DE" w:rsidP="00DB12DE">
            <w:pPr>
              <w:numPr>
                <w:ilvl w:val="0"/>
                <w:numId w:val="42"/>
                <w:numberingChange w:id="141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>
              <w:rPr>
                <w:rFonts w:hint="eastAsia"/>
                <w:sz w:val="20"/>
              </w:rPr>
              <w:t>set up the Fascist Party</w:t>
            </w:r>
          </w:p>
        </w:tc>
      </w:tr>
      <w:tr w:rsidR="00B174A0" w:rsidRPr="00E11B97" w14:paraId="41F78E44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67649321" w14:textId="77777777" w:rsidR="00B174A0" w:rsidRPr="00E11B97" w:rsidRDefault="00B174A0" w:rsidP="00DB12DE">
            <w:pPr>
              <w:numPr>
                <w:ilvl w:val="0"/>
                <w:numId w:val="41"/>
                <w:numberingChange w:id="142" w:author="Aristo" w:date="2010-02-17T16:43:00Z" w:original="(%1:3:4:)"/>
              </w:numPr>
              <w:tabs>
                <w:tab w:val="clear" w:pos="397"/>
                <w:tab w:val="left" w:pos="360"/>
              </w:tabs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Wilson</w:t>
            </w:r>
          </w:p>
        </w:tc>
        <w:tc>
          <w:tcPr>
            <w:tcW w:w="900" w:type="dxa"/>
          </w:tcPr>
          <w:p w14:paraId="186D34E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0120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30943D11" w14:textId="77777777" w:rsidR="00B174A0" w:rsidRPr="00E11B97" w:rsidRDefault="00B174A0" w:rsidP="00DB12DE">
            <w:pPr>
              <w:numPr>
                <w:ilvl w:val="0"/>
                <w:numId w:val="42"/>
                <w:numberingChange w:id="143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set up the Nazi Party</w:t>
            </w:r>
          </w:p>
        </w:tc>
      </w:tr>
      <w:tr w:rsidR="00B174A0" w:rsidRPr="00E11B97" w14:paraId="16324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1199F6B" w14:textId="77777777" w:rsidR="00B174A0" w:rsidRPr="00E11B97" w:rsidRDefault="00B174A0" w:rsidP="00DB12DE">
            <w:pPr>
              <w:numPr>
                <w:ilvl w:val="0"/>
                <w:numId w:val="41"/>
                <w:numberingChange w:id="144" w:author="Aristo" w:date="2010-02-17T16:43:00Z" w:original="(%1:4:4:)"/>
              </w:numPr>
              <w:tabs>
                <w:tab w:val="clear" w:pos="397"/>
              </w:tabs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Mussolini</w:t>
            </w:r>
          </w:p>
        </w:tc>
        <w:tc>
          <w:tcPr>
            <w:tcW w:w="900" w:type="dxa"/>
          </w:tcPr>
          <w:p w14:paraId="5F05A81B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0120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770F04A6" w14:textId="77777777" w:rsidR="00B174A0" w:rsidRPr="00E11B97" w:rsidRDefault="00B174A0" w:rsidP="00DB12DE">
            <w:pPr>
              <w:numPr>
                <w:ilvl w:val="0"/>
                <w:numId w:val="42"/>
                <w:numberingChange w:id="145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suggested forming the League of Nations</w:t>
            </w:r>
          </w:p>
        </w:tc>
      </w:tr>
    </w:tbl>
    <w:p w14:paraId="214BAEB8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6F7A9DF6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</w:t>
      </w:r>
      <w:r w:rsidR="0032493D">
        <w:rPr>
          <w:rFonts w:hint="eastAsia"/>
          <w:sz w:val="20"/>
        </w:rPr>
        <w:t xml:space="preserve"> </w:t>
      </w:r>
      <w:r w:rsidRPr="00E11B97">
        <w:rPr>
          <w:sz w:val="20"/>
        </w:rPr>
        <w:t>(b)(i); (c)(iv); (d)(ii)##</w:t>
      </w:r>
    </w:p>
    <w:p w14:paraId="4E0ACD65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0F766C3E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19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3240"/>
      </w:tblGrid>
      <w:tr w:rsidR="00E62002" w:rsidRPr="00E11B97" w14:paraId="686BA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4D23441D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5CF8F236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3240" w:type="dxa"/>
          </w:tcPr>
          <w:p w14:paraId="5570EE1D" w14:textId="77777777" w:rsidR="00E62002" w:rsidRPr="00E11B97" w:rsidRDefault="00E62002" w:rsidP="00AD6E23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21FE2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53E3B84" w14:textId="77777777" w:rsidR="00B174A0" w:rsidRPr="00E11B97" w:rsidRDefault="00B174A0" w:rsidP="00DB12DE">
            <w:pPr>
              <w:numPr>
                <w:ilvl w:val="0"/>
                <w:numId w:val="43"/>
                <w:numberingChange w:id="146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March 1917</w:t>
            </w:r>
          </w:p>
        </w:tc>
        <w:tc>
          <w:tcPr>
            <w:tcW w:w="900" w:type="dxa"/>
          </w:tcPr>
          <w:p w14:paraId="3F7DEF6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537EE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240" w:type="dxa"/>
          </w:tcPr>
          <w:p w14:paraId="5D550719" w14:textId="77777777" w:rsidR="00B174A0" w:rsidRPr="00E11B97" w:rsidRDefault="00B174A0" w:rsidP="00DB12DE">
            <w:pPr>
              <w:numPr>
                <w:ilvl w:val="0"/>
                <w:numId w:val="44"/>
                <w:numberingChange w:id="147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outbreak World War II</w:t>
            </w:r>
          </w:p>
        </w:tc>
      </w:tr>
      <w:tr w:rsidR="00B174A0" w:rsidRPr="00E11B97" w14:paraId="5C17D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D1F6D22" w14:textId="77777777" w:rsidR="00B174A0" w:rsidRPr="00E11B97" w:rsidRDefault="00B174A0" w:rsidP="00DB12DE">
            <w:pPr>
              <w:numPr>
                <w:ilvl w:val="0"/>
                <w:numId w:val="43"/>
                <w:numberingChange w:id="148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November 1917</w:t>
            </w:r>
          </w:p>
        </w:tc>
        <w:tc>
          <w:tcPr>
            <w:tcW w:w="900" w:type="dxa"/>
          </w:tcPr>
          <w:p w14:paraId="29AA7ADC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537EE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240" w:type="dxa"/>
          </w:tcPr>
          <w:p w14:paraId="0C3804AB" w14:textId="77777777" w:rsidR="00B174A0" w:rsidRPr="00E11B97" w:rsidRDefault="00B174A0" w:rsidP="00DB12DE">
            <w:pPr>
              <w:numPr>
                <w:ilvl w:val="0"/>
                <w:numId w:val="44"/>
                <w:numberingChange w:id="149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end of World War II</w:t>
            </w:r>
          </w:p>
        </w:tc>
      </w:tr>
      <w:tr w:rsidR="00B174A0" w:rsidRPr="00E11B97" w14:paraId="5B5BCE5C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19A6EF5B" w14:textId="77777777" w:rsidR="00B174A0" w:rsidRPr="00E11B97" w:rsidRDefault="00B174A0" w:rsidP="00DB12DE">
            <w:pPr>
              <w:numPr>
                <w:ilvl w:val="0"/>
                <w:numId w:val="43"/>
                <w:numberingChange w:id="150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1939</w:t>
            </w:r>
          </w:p>
        </w:tc>
        <w:tc>
          <w:tcPr>
            <w:tcW w:w="900" w:type="dxa"/>
          </w:tcPr>
          <w:p w14:paraId="3439424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537EE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240" w:type="dxa"/>
          </w:tcPr>
          <w:p w14:paraId="13AFD3C4" w14:textId="77777777" w:rsidR="00B174A0" w:rsidRPr="00E11B97" w:rsidRDefault="00B174A0" w:rsidP="00DB12DE">
            <w:pPr>
              <w:numPr>
                <w:ilvl w:val="0"/>
                <w:numId w:val="44"/>
                <w:numberingChange w:id="151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February Revolution</w:t>
            </w:r>
          </w:p>
        </w:tc>
      </w:tr>
      <w:tr w:rsidR="00B174A0" w:rsidRPr="00E11B97" w14:paraId="2016F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C087630" w14:textId="77777777" w:rsidR="00B174A0" w:rsidRPr="00E11B97" w:rsidRDefault="00B174A0" w:rsidP="00DB12DE">
            <w:pPr>
              <w:numPr>
                <w:ilvl w:val="0"/>
                <w:numId w:val="43"/>
                <w:numberingChange w:id="152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1945</w:t>
            </w:r>
          </w:p>
        </w:tc>
        <w:tc>
          <w:tcPr>
            <w:tcW w:w="900" w:type="dxa"/>
          </w:tcPr>
          <w:p w14:paraId="1BAAF65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537EE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240" w:type="dxa"/>
          </w:tcPr>
          <w:p w14:paraId="08B8440A" w14:textId="77777777" w:rsidR="00B174A0" w:rsidRPr="00E11B97" w:rsidRDefault="00B174A0" w:rsidP="00DB12DE">
            <w:pPr>
              <w:numPr>
                <w:ilvl w:val="0"/>
                <w:numId w:val="44"/>
                <w:numberingChange w:id="153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October Revolution</w:t>
            </w:r>
          </w:p>
        </w:tc>
      </w:tr>
    </w:tbl>
    <w:p w14:paraId="2C6D2F29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73B70511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 (b)(iv); (c)(i); (d)(ii)##</w:t>
      </w:r>
    </w:p>
    <w:p w14:paraId="4F4A60D3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73715E09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2</w:t>
      </w:r>
      <w:r>
        <w:rPr>
          <w:rFonts w:hint="eastAsia"/>
          <w:sz w:val="20"/>
        </w:rPr>
        <w:t>0|!|</w:t>
      </w:r>
    </w:p>
    <w:tbl>
      <w:tblPr>
        <w:tblW w:w="79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500"/>
      </w:tblGrid>
      <w:tr w:rsidR="00E62002" w:rsidRPr="00E11B97" w14:paraId="03B68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F3161E0" w14:textId="77777777" w:rsidR="00E62002" w:rsidRPr="00E11B97" w:rsidRDefault="00E62002" w:rsidP="00923EF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Column A </w:t>
            </w:r>
          </w:p>
        </w:tc>
        <w:tc>
          <w:tcPr>
            <w:tcW w:w="900" w:type="dxa"/>
          </w:tcPr>
          <w:p w14:paraId="0484A9B7" w14:textId="77777777" w:rsidR="00E62002" w:rsidRPr="00E11B97" w:rsidRDefault="00E62002" w:rsidP="00923EF0">
            <w:pPr>
              <w:spacing w:beforeLines="10" w:before="36" w:afterLines="10" w:after="36"/>
              <w:jc w:val="both"/>
              <w:rPr>
                <w:sz w:val="20"/>
              </w:rPr>
            </w:pPr>
          </w:p>
        </w:tc>
        <w:tc>
          <w:tcPr>
            <w:tcW w:w="4500" w:type="dxa"/>
          </w:tcPr>
          <w:p w14:paraId="706F9510" w14:textId="77777777" w:rsidR="00E62002" w:rsidRPr="00E11B97" w:rsidRDefault="00E62002" w:rsidP="00923EF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3EF27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B7AC0CF" w14:textId="77777777" w:rsidR="00B174A0" w:rsidRPr="00E11B97" w:rsidRDefault="00B174A0" w:rsidP="00DB12DE">
            <w:pPr>
              <w:numPr>
                <w:ilvl w:val="0"/>
                <w:numId w:val="45"/>
                <w:numberingChange w:id="154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1931</w:t>
            </w:r>
          </w:p>
        </w:tc>
        <w:tc>
          <w:tcPr>
            <w:tcW w:w="900" w:type="dxa"/>
          </w:tcPr>
          <w:p w14:paraId="7F4377D9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10E1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5A59B7F1" w14:textId="77777777" w:rsidR="00B174A0" w:rsidRPr="00E11B97" w:rsidRDefault="00B174A0" w:rsidP="00DB12DE">
            <w:pPr>
              <w:numPr>
                <w:ilvl w:val="0"/>
                <w:numId w:val="46"/>
                <w:numberingChange w:id="155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Hitler invaded Poland </w:t>
            </w:r>
          </w:p>
        </w:tc>
      </w:tr>
      <w:tr w:rsidR="00B174A0" w:rsidRPr="00E11B97" w14:paraId="3616D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7182C9E" w14:textId="77777777" w:rsidR="00B174A0" w:rsidRPr="00E11B97" w:rsidRDefault="00B174A0" w:rsidP="00DB12DE">
            <w:pPr>
              <w:numPr>
                <w:ilvl w:val="0"/>
                <w:numId w:val="45"/>
                <w:numberingChange w:id="156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193</w:t>
            </w:r>
            <w:del w:id="157" w:author="Aristo" w:date="2010-02-22T12:50:00Z">
              <w:r w:rsidRPr="00E11B97" w:rsidDel="00D64FDA">
                <w:rPr>
                  <w:sz w:val="20"/>
                </w:rPr>
                <w:delText>6</w:delText>
              </w:r>
            </w:del>
            <w:ins w:id="158" w:author="Aristo" w:date="2010-02-22T14:21:00Z">
              <w:r w:rsidR="00B50955">
                <w:rPr>
                  <w:rFonts w:hint="eastAsia"/>
                  <w:sz w:val="20"/>
                </w:rPr>
                <w:t>6</w:t>
              </w:r>
            </w:ins>
          </w:p>
        </w:tc>
        <w:tc>
          <w:tcPr>
            <w:tcW w:w="900" w:type="dxa"/>
          </w:tcPr>
          <w:p w14:paraId="757497C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10E1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14EF2979" w14:textId="77777777" w:rsidR="00B174A0" w:rsidRPr="00E11B97" w:rsidRDefault="00B174A0" w:rsidP="00DB12DE">
            <w:pPr>
              <w:numPr>
                <w:ilvl w:val="0"/>
                <w:numId w:val="46"/>
                <w:numberingChange w:id="159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Mussolini invaded Abyssinia</w:t>
            </w:r>
          </w:p>
        </w:tc>
      </w:tr>
      <w:tr w:rsidR="00B174A0" w:rsidRPr="00E11B97" w14:paraId="24C32DCD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2539951D" w14:textId="77777777" w:rsidR="00B174A0" w:rsidRPr="00E11B97" w:rsidRDefault="00B174A0" w:rsidP="00DB12DE">
            <w:pPr>
              <w:numPr>
                <w:ilvl w:val="0"/>
                <w:numId w:val="45"/>
                <w:numberingChange w:id="160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1935</w:t>
            </w:r>
          </w:p>
        </w:tc>
        <w:tc>
          <w:tcPr>
            <w:tcW w:w="900" w:type="dxa"/>
          </w:tcPr>
          <w:p w14:paraId="2D1A3BB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10E1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62710469" w14:textId="77777777" w:rsidR="00B174A0" w:rsidRPr="00E11B97" w:rsidRDefault="00B174A0" w:rsidP="00DB12DE">
            <w:pPr>
              <w:numPr>
                <w:ilvl w:val="0"/>
                <w:numId w:val="46"/>
                <w:numberingChange w:id="161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Japan invaded Shenyang</w:t>
            </w:r>
          </w:p>
        </w:tc>
      </w:tr>
      <w:tr w:rsidR="00B174A0" w:rsidRPr="00E11B97" w14:paraId="5A68D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EC0DC66" w14:textId="77777777" w:rsidR="00B174A0" w:rsidRPr="00E11B97" w:rsidRDefault="00D64FDA" w:rsidP="00DB12DE">
            <w:pPr>
              <w:numPr>
                <w:ilvl w:val="0"/>
                <w:numId w:val="45"/>
                <w:numberingChange w:id="162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ins w:id="163" w:author="Aristo" w:date="2010-02-22T12:50:00Z">
              <w:r>
                <w:rPr>
                  <w:rFonts w:hint="eastAsia"/>
                  <w:sz w:val="20"/>
                </w:rPr>
                <w:t>1</w:t>
              </w:r>
            </w:ins>
            <w:r w:rsidR="00B174A0" w:rsidRPr="00E11B97">
              <w:rPr>
                <w:sz w:val="20"/>
              </w:rPr>
              <w:t>939</w:t>
            </w:r>
          </w:p>
        </w:tc>
        <w:tc>
          <w:tcPr>
            <w:tcW w:w="900" w:type="dxa"/>
          </w:tcPr>
          <w:p w14:paraId="77D42778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10E1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500" w:type="dxa"/>
          </w:tcPr>
          <w:p w14:paraId="20FB0E86" w14:textId="77777777" w:rsidR="00B174A0" w:rsidRPr="00E11B97" w:rsidRDefault="00B174A0" w:rsidP="00DB12DE">
            <w:pPr>
              <w:numPr>
                <w:ilvl w:val="0"/>
                <w:numId w:val="46"/>
                <w:numberingChange w:id="164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Hitler </w:t>
            </w:r>
            <w:del w:id="165" w:author="Aristo" w:date="2010-02-22T12:50:00Z">
              <w:r w:rsidRPr="00E11B97" w:rsidDel="00D64FDA">
                <w:rPr>
                  <w:sz w:val="20"/>
                </w:rPr>
                <w:delText>occupied</w:delText>
              </w:r>
            </w:del>
            <w:ins w:id="166" w:author="Aristo" w:date="2010-02-22T12:50:00Z">
              <w:r w:rsidR="00D64FDA">
                <w:rPr>
                  <w:rFonts w:hint="eastAsia"/>
                  <w:sz w:val="20"/>
                </w:rPr>
                <w:t>remilitarised</w:t>
              </w:r>
            </w:ins>
            <w:r w:rsidRPr="00E11B97">
              <w:rPr>
                <w:sz w:val="20"/>
              </w:rPr>
              <w:t xml:space="preserve"> the Rhineland</w:t>
            </w:r>
          </w:p>
        </w:tc>
      </w:tr>
    </w:tbl>
    <w:p w14:paraId="03C37A58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7D3945C7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</w:t>
      </w:r>
      <w:r w:rsidR="003E617C">
        <w:rPr>
          <w:rFonts w:hint="eastAsia"/>
          <w:sz w:val="20"/>
        </w:rPr>
        <w:t xml:space="preserve"> </w:t>
      </w:r>
      <w:r w:rsidRPr="00E11B97">
        <w:rPr>
          <w:sz w:val="20"/>
        </w:rPr>
        <w:t>(b)(iv); (c)(ii); (d)(i)##</w:t>
      </w:r>
    </w:p>
    <w:p w14:paraId="1936CBE5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6638D98B" w14:textId="77777777" w:rsidR="00E6200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</w:t>
      </w:r>
      <w:r w:rsidR="00AC2FC3">
        <w:rPr>
          <w:rFonts w:hint="eastAsia"/>
          <w:sz w:val="20"/>
        </w:rPr>
        <w:t>2</w:t>
      </w:r>
      <w:r w:rsidR="00572FA3">
        <w:rPr>
          <w:rFonts w:hint="eastAsia"/>
          <w:sz w:val="20"/>
        </w:rPr>
        <w:t>1|!|</w:t>
      </w:r>
    </w:p>
    <w:tbl>
      <w:tblPr>
        <w:tblW w:w="84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040"/>
      </w:tblGrid>
      <w:tr w:rsidR="00E62002" w:rsidRPr="00E11B97" w14:paraId="4DBB8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DFEA308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1CC13536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040" w:type="dxa"/>
          </w:tcPr>
          <w:p w14:paraId="3B232126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223F3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D78FEFF" w14:textId="77777777" w:rsidR="00B174A0" w:rsidRPr="00E11B97" w:rsidRDefault="00B174A0" w:rsidP="002B335D">
            <w:pPr>
              <w:numPr>
                <w:ilvl w:val="0"/>
                <w:numId w:val="48"/>
                <w:numberingChange w:id="167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Lenin</w:t>
            </w:r>
          </w:p>
        </w:tc>
        <w:tc>
          <w:tcPr>
            <w:tcW w:w="900" w:type="dxa"/>
          </w:tcPr>
          <w:p w14:paraId="15DB410D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9D2A2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175B3CFB" w14:textId="77777777" w:rsidR="00B174A0" w:rsidRPr="00E11B97" w:rsidRDefault="00B174A0" w:rsidP="002B335D">
            <w:pPr>
              <w:numPr>
                <w:ilvl w:val="0"/>
                <w:numId w:val="49"/>
                <w:numberingChange w:id="168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set up the collective farms in the Soviet Union</w:t>
            </w:r>
          </w:p>
        </w:tc>
      </w:tr>
      <w:tr w:rsidR="00B174A0" w:rsidRPr="00E11B97" w14:paraId="28B7CDDB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6E51A1FD" w14:textId="77777777" w:rsidR="00B174A0" w:rsidRPr="00E11B97" w:rsidRDefault="00B174A0" w:rsidP="002B335D">
            <w:pPr>
              <w:numPr>
                <w:ilvl w:val="0"/>
                <w:numId w:val="48"/>
                <w:numberingChange w:id="169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Stalin</w:t>
            </w:r>
          </w:p>
        </w:tc>
        <w:tc>
          <w:tcPr>
            <w:tcW w:w="900" w:type="dxa"/>
          </w:tcPr>
          <w:p w14:paraId="4CC062C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9D2A2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0B99DCC9" w14:textId="77777777" w:rsidR="00B174A0" w:rsidRPr="00E11B97" w:rsidRDefault="00B174A0" w:rsidP="002B335D">
            <w:pPr>
              <w:numPr>
                <w:ilvl w:val="0"/>
                <w:numId w:val="49"/>
                <w:numberingChange w:id="170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followed a policy of genocide against the Jews</w:t>
            </w:r>
          </w:p>
        </w:tc>
      </w:tr>
      <w:tr w:rsidR="00B174A0" w:rsidRPr="00E11B97" w14:paraId="12286407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2E61254C" w14:textId="77777777" w:rsidR="00B174A0" w:rsidRPr="00E11B97" w:rsidRDefault="00B174A0" w:rsidP="002B335D">
            <w:pPr>
              <w:numPr>
                <w:ilvl w:val="0"/>
                <w:numId w:val="48"/>
                <w:numberingChange w:id="171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Hitler</w:t>
            </w:r>
          </w:p>
        </w:tc>
        <w:tc>
          <w:tcPr>
            <w:tcW w:w="900" w:type="dxa"/>
          </w:tcPr>
          <w:p w14:paraId="5FE0AD2C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9D2A2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496065A6" w14:textId="77777777" w:rsidR="00B174A0" w:rsidRPr="00E11B97" w:rsidRDefault="00B174A0" w:rsidP="002B335D">
            <w:pPr>
              <w:numPr>
                <w:ilvl w:val="0"/>
                <w:numId w:val="49"/>
                <w:numberingChange w:id="172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set up the Fascist Party</w:t>
            </w:r>
          </w:p>
        </w:tc>
      </w:tr>
      <w:tr w:rsidR="00B174A0" w:rsidRPr="00E11B97" w14:paraId="2FDFB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32922866" w14:textId="77777777" w:rsidR="00B174A0" w:rsidRPr="00E11B97" w:rsidRDefault="00B174A0" w:rsidP="002B335D">
            <w:pPr>
              <w:numPr>
                <w:ilvl w:val="0"/>
                <w:numId w:val="48"/>
                <w:numberingChange w:id="173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Mussolini</w:t>
            </w:r>
          </w:p>
        </w:tc>
        <w:tc>
          <w:tcPr>
            <w:tcW w:w="900" w:type="dxa"/>
          </w:tcPr>
          <w:p w14:paraId="2C24B25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9D2A2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16D97810" w14:textId="77777777" w:rsidR="00B174A0" w:rsidRPr="00E11B97" w:rsidRDefault="00B174A0" w:rsidP="002B335D">
            <w:pPr>
              <w:numPr>
                <w:ilvl w:val="0"/>
                <w:numId w:val="49"/>
                <w:numberingChange w:id="174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renamed Russia as the USSR</w:t>
            </w:r>
          </w:p>
        </w:tc>
      </w:tr>
    </w:tbl>
    <w:p w14:paraId="35A97E26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42594030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##(a)(iv); (b)(i); (c)(ii); (d)(iii)##</w:t>
      </w:r>
    </w:p>
    <w:p w14:paraId="750036BE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244117E7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22</w:t>
      </w:r>
      <w:r>
        <w:rPr>
          <w:rFonts w:hint="eastAsia"/>
          <w:sz w:val="20"/>
        </w:rPr>
        <w:t>|!|</w:t>
      </w:r>
    </w:p>
    <w:tbl>
      <w:tblPr>
        <w:tblW w:w="90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580"/>
      </w:tblGrid>
      <w:tr w:rsidR="00E62002" w:rsidRPr="00E11B97" w14:paraId="19B82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03EBC93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31D5546E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580" w:type="dxa"/>
          </w:tcPr>
          <w:p w14:paraId="6014D18E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1B016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49B167DC" w14:textId="77777777" w:rsidR="00B174A0" w:rsidRPr="00E11B97" w:rsidRDefault="00B174A0" w:rsidP="002B335D">
            <w:pPr>
              <w:numPr>
                <w:ilvl w:val="0"/>
                <w:numId w:val="50"/>
                <w:numberingChange w:id="175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Chamberlain </w:t>
            </w:r>
          </w:p>
        </w:tc>
        <w:tc>
          <w:tcPr>
            <w:tcW w:w="900" w:type="dxa"/>
          </w:tcPr>
          <w:p w14:paraId="35EA2E4D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56E7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73FF0F78" w14:textId="77777777" w:rsidR="00B174A0" w:rsidRPr="00E11B97" w:rsidRDefault="00B174A0" w:rsidP="002B335D">
            <w:pPr>
              <w:numPr>
                <w:ilvl w:val="0"/>
                <w:numId w:val="51"/>
                <w:numberingChange w:id="176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the leader of Germany</w:t>
            </w:r>
          </w:p>
        </w:tc>
      </w:tr>
      <w:tr w:rsidR="00B174A0" w:rsidRPr="00E11B97" w14:paraId="6BBB897A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1F694C47" w14:textId="77777777" w:rsidR="00B174A0" w:rsidRPr="00E11B97" w:rsidRDefault="00B174A0" w:rsidP="002B335D">
            <w:pPr>
              <w:numPr>
                <w:ilvl w:val="0"/>
                <w:numId w:val="50"/>
                <w:numberingChange w:id="177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Mussolini</w:t>
            </w:r>
          </w:p>
        </w:tc>
        <w:tc>
          <w:tcPr>
            <w:tcW w:w="900" w:type="dxa"/>
          </w:tcPr>
          <w:p w14:paraId="25A000A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56E7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0646F898" w14:textId="77777777" w:rsidR="00B174A0" w:rsidRPr="00E11B97" w:rsidRDefault="00B174A0" w:rsidP="002B335D">
            <w:pPr>
              <w:numPr>
                <w:ilvl w:val="0"/>
                <w:numId w:val="51"/>
                <w:numberingChange w:id="178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the British Prime Minister</w:t>
            </w:r>
          </w:p>
        </w:tc>
      </w:tr>
      <w:tr w:rsidR="00B174A0" w:rsidRPr="00E11B97" w14:paraId="2ABB9F86" w14:textId="77777777">
        <w:tblPrEx>
          <w:tblCellMar>
            <w:top w:w="0" w:type="dxa"/>
            <w:bottom w:w="0" w:type="dxa"/>
          </w:tblCellMar>
        </w:tblPrEx>
        <w:trPr>
          <w:cantSplit/>
          <w:trHeight w:val="297"/>
        </w:trPr>
        <w:tc>
          <w:tcPr>
            <w:tcW w:w="2548" w:type="dxa"/>
          </w:tcPr>
          <w:p w14:paraId="1495F83F" w14:textId="77777777" w:rsidR="00B174A0" w:rsidRPr="00E11B97" w:rsidRDefault="00B174A0" w:rsidP="002B335D">
            <w:pPr>
              <w:numPr>
                <w:ilvl w:val="0"/>
                <w:numId w:val="50"/>
                <w:numberingChange w:id="179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Hitler</w:t>
            </w:r>
          </w:p>
        </w:tc>
        <w:tc>
          <w:tcPr>
            <w:tcW w:w="900" w:type="dxa"/>
          </w:tcPr>
          <w:p w14:paraId="5861442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56E7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26808002" w14:textId="77777777" w:rsidR="00B174A0" w:rsidRPr="00E11B97" w:rsidRDefault="00B174A0" w:rsidP="002B335D">
            <w:pPr>
              <w:numPr>
                <w:ilvl w:val="0"/>
                <w:numId w:val="51"/>
                <w:numberingChange w:id="180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set up a communist government in Russia</w:t>
            </w:r>
          </w:p>
        </w:tc>
      </w:tr>
      <w:tr w:rsidR="00B174A0" w:rsidRPr="00E11B97" w14:paraId="471F6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AE3A680" w14:textId="77777777" w:rsidR="00B174A0" w:rsidRPr="00E11B97" w:rsidRDefault="00B174A0" w:rsidP="002B335D">
            <w:pPr>
              <w:numPr>
                <w:ilvl w:val="0"/>
                <w:numId w:val="50"/>
                <w:numberingChange w:id="181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Lenin</w:t>
            </w:r>
          </w:p>
        </w:tc>
        <w:tc>
          <w:tcPr>
            <w:tcW w:w="900" w:type="dxa"/>
          </w:tcPr>
          <w:p w14:paraId="0A77800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56E7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25765173" w14:textId="77777777" w:rsidR="00B174A0" w:rsidRPr="00E11B97" w:rsidRDefault="00B174A0" w:rsidP="002B335D">
            <w:pPr>
              <w:numPr>
                <w:ilvl w:val="0"/>
                <w:numId w:val="51"/>
                <w:numberingChange w:id="182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promised to turn Italy into a powerful country</w:t>
            </w:r>
          </w:p>
        </w:tc>
      </w:tr>
    </w:tbl>
    <w:p w14:paraId="1BAF7DEE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367EDE17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##(a)(ii); (b)(iv); (c)(i); (d)(iii)##</w:t>
      </w:r>
    </w:p>
    <w:p w14:paraId="3C1AEEE6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704BBF86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23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3600"/>
        <w:tblGridChange w:id="183">
          <w:tblGrid>
            <w:gridCol w:w="2548"/>
            <w:gridCol w:w="900"/>
            <w:gridCol w:w="3600"/>
          </w:tblGrid>
        </w:tblGridChange>
      </w:tblGrid>
      <w:tr w:rsidR="00E62002" w:rsidRPr="00E11B97" w14:paraId="18D9C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4FF6CF2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76033DBA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3600" w:type="dxa"/>
          </w:tcPr>
          <w:p w14:paraId="75640326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0B543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6F2989B" w14:textId="77777777" w:rsidR="00B174A0" w:rsidRPr="00E11B97" w:rsidRDefault="00B174A0" w:rsidP="002B335D">
            <w:pPr>
              <w:numPr>
                <w:ilvl w:val="0"/>
                <w:numId w:val="52"/>
                <w:numberingChange w:id="184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Japan</w:t>
            </w:r>
          </w:p>
        </w:tc>
        <w:tc>
          <w:tcPr>
            <w:tcW w:w="900" w:type="dxa"/>
          </w:tcPr>
          <w:p w14:paraId="53D5782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B5B9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3F6E7390" w14:textId="77777777" w:rsidR="00B174A0" w:rsidRPr="00E11B97" w:rsidRDefault="00B174A0" w:rsidP="002B335D">
            <w:pPr>
              <w:numPr>
                <w:ilvl w:val="0"/>
                <w:numId w:val="53"/>
                <w:numberingChange w:id="185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adopted appeasement</w:t>
            </w:r>
          </w:p>
        </w:tc>
      </w:tr>
      <w:tr w:rsidR="00B174A0" w:rsidRPr="00E11B97" w14:paraId="39D8F2A0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38234F5E" w14:textId="77777777" w:rsidR="00B174A0" w:rsidRPr="00E11B97" w:rsidRDefault="00B174A0" w:rsidP="002B335D">
            <w:pPr>
              <w:numPr>
                <w:ilvl w:val="0"/>
                <w:numId w:val="52"/>
                <w:numberingChange w:id="186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Britain</w:t>
            </w:r>
          </w:p>
        </w:tc>
        <w:tc>
          <w:tcPr>
            <w:tcW w:w="900" w:type="dxa"/>
          </w:tcPr>
          <w:p w14:paraId="3DA8995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B5B9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080EC645" w14:textId="77777777" w:rsidR="00B174A0" w:rsidRPr="00E11B97" w:rsidRDefault="00B174A0" w:rsidP="002B335D">
            <w:pPr>
              <w:numPr>
                <w:ilvl w:val="0"/>
                <w:numId w:val="53"/>
                <w:numberingChange w:id="187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attacked Shanghai in 1932</w:t>
            </w:r>
          </w:p>
        </w:tc>
      </w:tr>
      <w:tr w:rsidR="002B335D" w:rsidRPr="00E11B97" w14:paraId="79B4AF06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52E0A862" w14:textId="77777777" w:rsidR="002B335D" w:rsidRPr="00E11B97" w:rsidRDefault="002B335D" w:rsidP="002B335D">
            <w:pPr>
              <w:numPr>
                <w:ilvl w:val="0"/>
                <w:numId w:val="52"/>
                <w:numberingChange w:id="188" w:author="Aristo" w:date="2010-02-17T16:43:00Z" w:original="(%1:3:4:)"/>
              </w:numPr>
              <w:spacing w:beforeLines="10" w:before="36" w:afterLines="10" w:after="36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Italy</w:t>
            </w:r>
          </w:p>
        </w:tc>
        <w:tc>
          <w:tcPr>
            <w:tcW w:w="900" w:type="dxa"/>
          </w:tcPr>
          <w:p w14:paraId="0FA8A3A7" w14:textId="77777777" w:rsidR="002B335D" w:rsidRPr="00AB5B99" w:rsidRDefault="003E617C" w:rsidP="00B174A0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539AEE4C" w14:textId="77777777" w:rsidR="002B335D" w:rsidRPr="00E11B97" w:rsidRDefault="002B335D" w:rsidP="002B335D">
            <w:pPr>
              <w:numPr>
                <w:ilvl w:val="0"/>
                <w:numId w:val="53"/>
                <w:numberingChange w:id="189" w:author="Aristo" w:date="2010-02-17T16:43:00Z" w:original="(%1:3:2:)"/>
              </w:numPr>
              <w:spacing w:beforeLines="10" w:before="36" w:afterLines="10" w:after="36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invaded Poland in 1939</w:t>
            </w:r>
          </w:p>
        </w:tc>
      </w:tr>
      <w:tr w:rsidR="00B174A0" w:rsidRPr="00E11B97" w14:paraId="0822D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3AB7C15" w14:textId="77777777" w:rsidR="00B174A0" w:rsidRPr="00E11B97" w:rsidRDefault="00B174A0" w:rsidP="002B335D">
            <w:pPr>
              <w:numPr>
                <w:ilvl w:val="0"/>
                <w:numId w:val="52"/>
                <w:numberingChange w:id="190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04C3F1B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B5B99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600" w:type="dxa"/>
          </w:tcPr>
          <w:p w14:paraId="6C1BF8C0" w14:textId="77777777" w:rsidR="00B174A0" w:rsidRPr="00E11B97" w:rsidRDefault="00B174A0" w:rsidP="002B335D">
            <w:pPr>
              <w:numPr>
                <w:ilvl w:val="0"/>
                <w:numId w:val="53"/>
                <w:numberingChange w:id="191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invaded Abyssinia in 1935</w:t>
            </w:r>
          </w:p>
        </w:tc>
      </w:tr>
    </w:tbl>
    <w:p w14:paraId="3C536F45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67E06C9A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##(a)(ii); (b)(i); (c)(iv); (d)(iii)##</w:t>
      </w:r>
    </w:p>
    <w:p w14:paraId="27B3352D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210BC209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24</w:t>
      </w:r>
      <w:r>
        <w:rPr>
          <w:rFonts w:hint="eastAsia"/>
          <w:sz w:val="20"/>
        </w:rPr>
        <w:t>|!|</w:t>
      </w:r>
    </w:p>
    <w:tbl>
      <w:tblPr>
        <w:tblW w:w="8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220"/>
        <w:tblGridChange w:id="192">
          <w:tblGrid>
            <w:gridCol w:w="2548"/>
            <w:gridCol w:w="900"/>
            <w:gridCol w:w="5220"/>
          </w:tblGrid>
        </w:tblGridChange>
      </w:tblGrid>
      <w:tr w:rsidR="00E62002" w:rsidRPr="00E11B97" w14:paraId="1D3EF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B1FA012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674CB358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220" w:type="dxa"/>
          </w:tcPr>
          <w:p w14:paraId="04892AE3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1F4D7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404845B" w14:textId="77777777" w:rsidR="00B174A0" w:rsidRPr="00E11B97" w:rsidRDefault="00B174A0" w:rsidP="006C7C39">
            <w:pPr>
              <w:numPr>
                <w:ilvl w:val="0"/>
                <w:numId w:val="54"/>
                <w:numberingChange w:id="193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United States</w:t>
            </w:r>
          </w:p>
        </w:tc>
        <w:tc>
          <w:tcPr>
            <w:tcW w:w="900" w:type="dxa"/>
          </w:tcPr>
          <w:p w14:paraId="0C564E36" w14:textId="77777777" w:rsidR="00B174A0" w:rsidRPr="00E11B97" w:rsidRDefault="00B174A0" w:rsidP="00B174A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94146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6603151A" w14:textId="77777777" w:rsidR="00B174A0" w:rsidRPr="00E11B97" w:rsidRDefault="00B174A0" w:rsidP="006C7C39">
            <w:pPr>
              <w:numPr>
                <w:ilvl w:val="0"/>
                <w:numId w:val="55"/>
                <w:numberingChange w:id="194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occupied by the United States</w:t>
            </w:r>
          </w:p>
        </w:tc>
      </w:tr>
      <w:tr w:rsidR="00B174A0" w:rsidRPr="00E11B97" w14:paraId="70F56731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7A9E1235" w14:textId="77777777" w:rsidR="00B174A0" w:rsidRPr="00E11B97" w:rsidRDefault="00B174A0" w:rsidP="006C7C39">
            <w:pPr>
              <w:numPr>
                <w:ilvl w:val="0"/>
                <w:numId w:val="54"/>
                <w:numberingChange w:id="195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Japan</w:t>
            </w:r>
          </w:p>
        </w:tc>
        <w:tc>
          <w:tcPr>
            <w:tcW w:w="900" w:type="dxa"/>
          </w:tcPr>
          <w:p w14:paraId="1D2D80A1" w14:textId="77777777" w:rsidR="00B174A0" w:rsidRPr="00E11B97" w:rsidRDefault="00B174A0" w:rsidP="00B174A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94146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75AC6040" w14:textId="77777777" w:rsidR="00B174A0" w:rsidRPr="00E11B97" w:rsidRDefault="00B174A0" w:rsidP="006C7C39">
            <w:pPr>
              <w:numPr>
                <w:ilvl w:val="0"/>
                <w:numId w:val="55"/>
                <w:numberingChange w:id="196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divided into four occupation zones after World War II</w:t>
            </w:r>
          </w:p>
        </w:tc>
      </w:tr>
      <w:tr w:rsidR="00B174A0" w:rsidRPr="00E11B97" w14:paraId="743A5B37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1184AAE1" w14:textId="77777777" w:rsidR="00B174A0" w:rsidRPr="00E11B97" w:rsidRDefault="00B174A0" w:rsidP="006C7C39">
            <w:pPr>
              <w:numPr>
                <w:ilvl w:val="0"/>
                <w:numId w:val="54"/>
                <w:numberingChange w:id="197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299C38C1" w14:textId="77777777" w:rsidR="00B174A0" w:rsidRPr="00E11B97" w:rsidRDefault="00B174A0" w:rsidP="00B174A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94146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693A14BC" w14:textId="77777777" w:rsidR="00B174A0" w:rsidRPr="00E11B97" w:rsidRDefault="00B174A0" w:rsidP="006C7C39">
            <w:pPr>
              <w:numPr>
                <w:ilvl w:val="0"/>
                <w:numId w:val="55"/>
                <w:numberingChange w:id="198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began to rule Italy in 1922</w:t>
            </w:r>
          </w:p>
        </w:tc>
      </w:tr>
      <w:tr w:rsidR="006C7C39" w:rsidRPr="00E11B97" w14:paraId="7CE19A45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7DCA54E6" w14:textId="77777777" w:rsidR="006C7C39" w:rsidRPr="00E11B97" w:rsidDel="006C7C39" w:rsidRDefault="006C7C39" w:rsidP="006C7C39">
            <w:pPr>
              <w:numPr>
                <w:ilvl w:val="0"/>
                <w:numId w:val="54"/>
                <w:numberingChange w:id="199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Mussolini</w:t>
            </w:r>
          </w:p>
        </w:tc>
        <w:tc>
          <w:tcPr>
            <w:tcW w:w="900" w:type="dxa"/>
          </w:tcPr>
          <w:p w14:paraId="5627E86D" w14:textId="77777777" w:rsidR="006C7C39" w:rsidRPr="00941460" w:rsidRDefault="003E617C" w:rsidP="00B174A0">
            <w:pPr>
              <w:spacing w:beforeLines="10" w:before="36" w:afterLines="10" w:after="36"/>
              <w:jc w:val="both"/>
              <w:rPr>
                <w:rFonts w:ascii="MingLiU" w:hAnsi="MingLiU"/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540C7497" w14:textId="77777777" w:rsidR="006C7C39" w:rsidRPr="00E11B97" w:rsidDel="006C7C39" w:rsidRDefault="001A5EEC" w:rsidP="006C7C39">
            <w:pPr>
              <w:numPr>
                <w:ilvl w:val="0"/>
                <w:numId w:val="55"/>
                <w:numberingChange w:id="200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d</w:t>
            </w:r>
            <w:r w:rsidR="006C7C39">
              <w:rPr>
                <w:rFonts w:hint="eastAsia"/>
                <w:sz w:val="20"/>
              </w:rPr>
              <w:t>ropped atomic bombs on Japan</w:t>
            </w:r>
          </w:p>
        </w:tc>
      </w:tr>
    </w:tbl>
    <w:p w14:paraId="75E84BF7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6BB72928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##(a)(iv); (b)(i); (c)(ii); (d)(iii)##</w:t>
      </w:r>
    </w:p>
    <w:p w14:paraId="6CB2C90F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21D82316" w14:textId="77777777" w:rsidR="00E6200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</w:t>
      </w:r>
      <w:r w:rsidR="00AC2FC3">
        <w:rPr>
          <w:rFonts w:hint="eastAsia"/>
          <w:sz w:val="20"/>
        </w:rPr>
        <w:t>25</w:t>
      </w:r>
      <w:r w:rsidR="00572FA3">
        <w:rPr>
          <w:rFonts w:hint="eastAsia"/>
          <w:sz w:val="20"/>
        </w:rPr>
        <w:t>|!|</w:t>
      </w:r>
    </w:p>
    <w:tbl>
      <w:tblPr>
        <w:tblW w:w="8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220"/>
      </w:tblGrid>
      <w:tr w:rsidR="00E62002" w:rsidRPr="00E11B97" w14:paraId="3FB6F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BC6C659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13B44FDA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220" w:type="dxa"/>
          </w:tcPr>
          <w:p w14:paraId="076819EB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70876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92BE8E4" w14:textId="77777777" w:rsidR="00B174A0" w:rsidRPr="00E11B97" w:rsidRDefault="00B174A0" w:rsidP="00872545">
            <w:pPr>
              <w:numPr>
                <w:ilvl w:val="0"/>
                <w:numId w:val="56"/>
                <w:numberingChange w:id="201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1946</w:t>
            </w:r>
          </w:p>
        </w:tc>
        <w:tc>
          <w:tcPr>
            <w:tcW w:w="900" w:type="dxa"/>
          </w:tcPr>
          <w:p w14:paraId="54926A4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7074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10037AB6" w14:textId="77777777" w:rsidR="00B174A0" w:rsidRPr="00E11B97" w:rsidRDefault="00B174A0" w:rsidP="00872545">
            <w:pPr>
              <w:numPr>
                <w:ilvl w:val="0"/>
                <w:numId w:val="57"/>
                <w:numberingChange w:id="202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Japan became an independent state again</w:t>
            </w:r>
          </w:p>
        </w:tc>
      </w:tr>
      <w:tr w:rsidR="00B174A0" w:rsidRPr="00E11B97" w14:paraId="3C895BD9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149F1309" w14:textId="77777777" w:rsidR="00B174A0" w:rsidRPr="00E11B97" w:rsidRDefault="00B174A0" w:rsidP="00872545">
            <w:pPr>
              <w:numPr>
                <w:ilvl w:val="0"/>
                <w:numId w:val="56"/>
                <w:numberingChange w:id="203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1949</w:t>
            </w:r>
          </w:p>
        </w:tc>
        <w:tc>
          <w:tcPr>
            <w:tcW w:w="900" w:type="dxa"/>
          </w:tcPr>
          <w:p w14:paraId="35AA022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7074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56209F3A" w14:textId="77777777" w:rsidR="00B174A0" w:rsidRPr="00E11B97" w:rsidRDefault="00B174A0" w:rsidP="00872545">
            <w:pPr>
              <w:numPr>
                <w:ilvl w:val="0"/>
                <w:numId w:val="57"/>
                <w:numberingChange w:id="204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Germany was reunified</w:t>
            </w:r>
          </w:p>
        </w:tc>
      </w:tr>
      <w:tr w:rsidR="00B174A0" w:rsidRPr="00E11B97" w14:paraId="2545036D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7C955D42" w14:textId="77777777" w:rsidR="00B174A0" w:rsidRPr="00E11B97" w:rsidRDefault="00B174A0" w:rsidP="00872545">
            <w:pPr>
              <w:numPr>
                <w:ilvl w:val="0"/>
                <w:numId w:val="56"/>
                <w:numberingChange w:id="205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1952</w:t>
            </w:r>
          </w:p>
        </w:tc>
        <w:tc>
          <w:tcPr>
            <w:tcW w:w="900" w:type="dxa"/>
          </w:tcPr>
          <w:p w14:paraId="0927AD7B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7074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52370EF1" w14:textId="77777777" w:rsidR="00B174A0" w:rsidRPr="00E11B97" w:rsidRDefault="00B174A0" w:rsidP="00872545">
            <w:pPr>
              <w:numPr>
                <w:ilvl w:val="0"/>
                <w:numId w:val="57"/>
                <w:numberingChange w:id="206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a peace conference was called in Paris</w:t>
            </w:r>
          </w:p>
        </w:tc>
      </w:tr>
      <w:tr w:rsidR="00B174A0" w:rsidRPr="00E11B97" w14:paraId="2307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3A13833" w14:textId="77777777" w:rsidR="00B174A0" w:rsidRPr="00E11B97" w:rsidRDefault="00B174A0" w:rsidP="00872545">
            <w:pPr>
              <w:numPr>
                <w:ilvl w:val="0"/>
                <w:numId w:val="56"/>
                <w:numberingChange w:id="207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1990</w:t>
            </w:r>
          </w:p>
        </w:tc>
        <w:tc>
          <w:tcPr>
            <w:tcW w:w="900" w:type="dxa"/>
          </w:tcPr>
          <w:p w14:paraId="3AF5E0E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7074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05C2F397" w14:textId="77777777" w:rsidR="00B174A0" w:rsidRPr="00E11B97" w:rsidRDefault="00B174A0" w:rsidP="00872545">
            <w:pPr>
              <w:numPr>
                <w:ilvl w:val="0"/>
                <w:numId w:val="57"/>
                <w:numberingChange w:id="208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Germany was divided into West and East Germany</w:t>
            </w:r>
          </w:p>
        </w:tc>
      </w:tr>
    </w:tbl>
    <w:p w14:paraId="74F60806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1D9EC279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 (b)(iv); (c)(i); (d)(ii)##</w:t>
      </w:r>
    </w:p>
    <w:p w14:paraId="6E974BD5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3D452D34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26</w:t>
      </w:r>
      <w:r>
        <w:rPr>
          <w:rFonts w:hint="eastAsia"/>
          <w:sz w:val="20"/>
        </w:rPr>
        <w:t>|!|</w:t>
      </w:r>
    </w:p>
    <w:tbl>
      <w:tblPr>
        <w:tblW w:w="8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220"/>
        <w:tblGridChange w:id="209">
          <w:tblGrid>
            <w:gridCol w:w="2548"/>
            <w:gridCol w:w="900"/>
            <w:gridCol w:w="5220"/>
          </w:tblGrid>
        </w:tblGridChange>
      </w:tblGrid>
      <w:tr w:rsidR="00E62002" w:rsidRPr="00E11B97" w14:paraId="770B7741" w14:textId="77777777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2548" w:type="dxa"/>
          </w:tcPr>
          <w:p w14:paraId="21E40347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435E7709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220" w:type="dxa"/>
          </w:tcPr>
          <w:p w14:paraId="1A096F9C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3E617C" w:rsidRPr="00E11B97" w14:paraId="6E3F1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DEAF2AD" w14:textId="77777777" w:rsidR="003E617C" w:rsidRPr="00E11B97" w:rsidRDefault="003E617C" w:rsidP="00DA008A">
            <w:pPr>
              <w:numPr>
                <w:ilvl w:val="0"/>
                <w:numId w:val="58"/>
                <w:numberingChange w:id="210" w:author="Aristo" w:date="2010-02-17T16:43:00Z" w:original="(%1:1:4:)"/>
              </w:numPr>
              <w:spacing w:beforeLines="10" w:before="36" w:afterLines="10" w:after="36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Japan</w:t>
            </w:r>
          </w:p>
        </w:tc>
        <w:tc>
          <w:tcPr>
            <w:tcW w:w="900" w:type="dxa"/>
          </w:tcPr>
          <w:p w14:paraId="096C8648" w14:textId="77777777" w:rsidR="003E617C" w:rsidRPr="00D96ED9" w:rsidRDefault="003E617C" w:rsidP="003E617C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AA72F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23682ACF" w14:textId="77777777" w:rsidR="003E617C" w:rsidRPr="00E11B97" w:rsidRDefault="003E617C" w:rsidP="00DA008A">
            <w:pPr>
              <w:numPr>
                <w:ilvl w:val="0"/>
                <w:numId w:val="59"/>
                <w:numberingChange w:id="211" w:author="Aristo" w:date="2010-02-17T16:43:00Z" w:original="(%1:1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became a world power after the Second World War</w:t>
            </w:r>
          </w:p>
        </w:tc>
      </w:tr>
      <w:tr w:rsidR="003E617C" w:rsidRPr="00E11B97" w14:paraId="528E7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5ACDC47" w14:textId="77777777" w:rsidR="003E617C" w:rsidRPr="00E11B97" w:rsidRDefault="003E617C" w:rsidP="00DA008A">
            <w:pPr>
              <w:numPr>
                <w:ilvl w:val="0"/>
                <w:numId w:val="58"/>
                <w:numberingChange w:id="212" w:author="Aristo" w:date="2010-02-17T16:43:00Z" w:original="(%1:2:4:)"/>
              </w:numPr>
              <w:spacing w:beforeLines="10" w:before="36" w:afterLines="10" w:after="36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The Soviet Union</w:t>
            </w:r>
          </w:p>
        </w:tc>
        <w:tc>
          <w:tcPr>
            <w:tcW w:w="900" w:type="dxa"/>
          </w:tcPr>
          <w:p w14:paraId="538B3388" w14:textId="77777777" w:rsidR="003E617C" w:rsidRPr="00D96ED9" w:rsidRDefault="003E617C" w:rsidP="003E617C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AA72F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1E44DAE6" w14:textId="77777777" w:rsidR="003E617C" w:rsidRPr="00E11B97" w:rsidRDefault="003E617C" w:rsidP="00DA008A">
            <w:pPr>
              <w:numPr>
                <w:ilvl w:val="0"/>
                <w:numId w:val="59"/>
                <w:numberingChange w:id="213" w:author="Aristo" w:date="2010-02-17T16:43:00Z" w:original="(%1:2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signed the unconditional surrender document</w:t>
            </w:r>
          </w:p>
        </w:tc>
      </w:tr>
      <w:tr w:rsidR="003E617C" w:rsidRPr="00E11B97" w14:paraId="72E80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3DB8A95E" w14:textId="77777777" w:rsidR="003E617C" w:rsidRPr="00E11B97" w:rsidRDefault="003E617C" w:rsidP="00DA008A">
            <w:pPr>
              <w:numPr>
                <w:ilvl w:val="0"/>
                <w:numId w:val="58"/>
                <w:numberingChange w:id="214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Britain</w:t>
            </w:r>
          </w:p>
        </w:tc>
        <w:tc>
          <w:tcPr>
            <w:tcW w:w="900" w:type="dxa"/>
          </w:tcPr>
          <w:p w14:paraId="7046518A" w14:textId="77777777" w:rsidR="003E617C" w:rsidRPr="00D96ED9" w:rsidRDefault="003E617C" w:rsidP="003E617C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AA72F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54B30588" w14:textId="77777777" w:rsidR="003E617C" w:rsidRPr="00E11B97" w:rsidRDefault="003E617C" w:rsidP="00DA008A">
            <w:pPr>
              <w:numPr>
                <w:ilvl w:val="0"/>
                <w:numId w:val="59"/>
                <w:numberingChange w:id="215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was occupied by Germany during the Second World War</w:t>
            </w:r>
          </w:p>
        </w:tc>
      </w:tr>
      <w:tr w:rsidR="003E617C" w:rsidRPr="00E11B97" w14:paraId="6D755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4AC32337" w14:textId="77777777" w:rsidR="003E617C" w:rsidRPr="00E11B97" w:rsidRDefault="003E617C" w:rsidP="00DA008A">
            <w:pPr>
              <w:numPr>
                <w:ilvl w:val="0"/>
                <w:numId w:val="58"/>
                <w:numberingChange w:id="216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France</w:t>
            </w:r>
          </w:p>
        </w:tc>
        <w:tc>
          <w:tcPr>
            <w:tcW w:w="900" w:type="dxa"/>
          </w:tcPr>
          <w:p w14:paraId="3B2AC947" w14:textId="77777777" w:rsidR="003E617C" w:rsidRPr="00D96ED9" w:rsidRDefault="003E617C" w:rsidP="003E617C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AA72F7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73786987" w14:textId="77777777" w:rsidR="003E617C" w:rsidRPr="00E11B97" w:rsidRDefault="003E617C" w:rsidP="00DA008A">
            <w:pPr>
              <w:numPr>
                <w:ilvl w:val="0"/>
                <w:numId w:val="59"/>
                <w:numberingChange w:id="217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adopted appeasement towards Germany</w:t>
            </w:r>
          </w:p>
        </w:tc>
      </w:tr>
    </w:tbl>
    <w:p w14:paraId="4A9E26C6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304244C9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##(a)(ii); (b)(i); (c)(iv); (d)(iii)##</w:t>
      </w:r>
    </w:p>
    <w:p w14:paraId="7955981A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63B9096A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27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680"/>
      </w:tblGrid>
      <w:tr w:rsidR="00E62002" w:rsidRPr="00E11B97" w14:paraId="22CC7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4CAB1DF8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5BA9939A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680" w:type="dxa"/>
          </w:tcPr>
          <w:p w14:paraId="139052FD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5845C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91C9651" w14:textId="77777777" w:rsidR="00B174A0" w:rsidRPr="00E11B97" w:rsidRDefault="00B174A0" w:rsidP="00DA008A">
            <w:pPr>
              <w:numPr>
                <w:ilvl w:val="0"/>
                <w:numId w:val="60"/>
                <w:numberingChange w:id="218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League of Nations</w:t>
            </w:r>
          </w:p>
        </w:tc>
        <w:tc>
          <w:tcPr>
            <w:tcW w:w="900" w:type="dxa"/>
          </w:tcPr>
          <w:p w14:paraId="78BF66A8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07A9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61D234F0" w14:textId="77777777" w:rsidR="00B174A0" w:rsidRPr="00E11B97" w:rsidRDefault="00B174A0" w:rsidP="00DA008A">
            <w:pPr>
              <w:numPr>
                <w:ilvl w:val="0"/>
                <w:numId w:val="61"/>
                <w:numberingChange w:id="219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was set up after the Second World War.</w:t>
            </w:r>
          </w:p>
        </w:tc>
      </w:tr>
      <w:tr w:rsidR="00B174A0" w:rsidRPr="00E11B97" w14:paraId="1457BEC8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084C7C0B" w14:textId="77777777" w:rsidR="00B174A0" w:rsidRPr="00E11B97" w:rsidRDefault="00B174A0" w:rsidP="00DA008A">
            <w:pPr>
              <w:numPr>
                <w:ilvl w:val="0"/>
                <w:numId w:val="60"/>
                <w:numberingChange w:id="220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United Nations</w:t>
            </w:r>
          </w:p>
        </w:tc>
        <w:tc>
          <w:tcPr>
            <w:tcW w:w="900" w:type="dxa"/>
          </w:tcPr>
          <w:p w14:paraId="793F5CA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07A9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0ED173E5" w14:textId="77777777" w:rsidR="00B174A0" w:rsidRPr="00E11B97" w:rsidRDefault="00B174A0" w:rsidP="00DA008A">
            <w:pPr>
              <w:numPr>
                <w:ilvl w:val="0"/>
                <w:numId w:val="61"/>
                <w:numberingChange w:id="221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made a sudden attack on the American naval base</w:t>
            </w:r>
          </w:p>
        </w:tc>
      </w:tr>
      <w:tr w:rsidR="00B174A0" w:rsidRPr="00E11B97" w14:paraId="6DC2A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53EC70A" w14:textId="77777777" w:rsidR="00B174A0" w:rsidRPr="00E11B97" w:rsidRDefault="00B174A0" w:rsidP="00DA008A">
            <w:pPr>
              <w:numPr>
                <w:ilvl w:val="0"/>
                <w:numId w:val="60"/>
                <w:numberingChange w:id="222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Japan</w:t>
            </w:r>
          </w:p>
        </w:tc>
        <w:tc>
          <w:tcPr>
            <w:tcW w:w="900" w:type="dxa"/>
          </w:tcPr>
          <w:p w14:paraId="54668FF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07A90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680" w:type="dxa"/>
          </w:tcPr>
          <w:p w14:paraId="7DACEB10" w14:textId="77777777" w:rsidR="00B174A0" w:rsidRPr="00E11B97" w:rsidRDefault="00B174A0" w:rsidP="00DA008A">
            <w:pPr>
              <w:numPr>
                <w:ilvl w:val="0"/>
                <w:numId w:val="61"/>
                <w:numberingChange w:id="223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was dissolved after the Second World War</w:t>
            </w:r>
          </w:p>
        </w:tc>
      </w:tr>
    </w:tbl>
    <w:p w14:paraId="60BA227B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5FC9A152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 (b)(i); (c)(ii)##</w:t>
      </w:r>
    </w:p>
    <w:p w14:paraId="553EC26B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63B577D5" w14:textId="77777777" w:rsidR="00E62002" w:rsidRPr="00572FA3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28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040"/>
      </w:tblGrid>
      <w:tr w:rsidR="00E62002" w:rsidRPr="00E11B97" w14:paraId="60E2C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43C314F9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2E087232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040" w:type="dxa"/>
          </w:tcPr>
          <w:p w14:paraId="1511A48F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61F97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6A70DA0" w14:textId="77777777" w:rsidR="00B174A0" w:rsidRPr="00E11B97" w:rsidRDefault="00B174A0" w:rsidP="005B0AAF">
            <w:pPr>
              <w:numPr>
                <w:ilvl w:val="0"/>
                <w:numId w:val="62"/>
                <w:numberingChange w:id="224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Axis Powers</w:t>
            </w:r>
          </w:p>
        </w:tc>
        <w:tc>
          <w:tcPr>
            <w:tcW w:w="900" w:type="dxa"/>
          </w:tcPr>
          <w:p w14:paraId="01C2ADF0" w14:textId="77777777" w:rsidR="00B174A0" w:rsidRPr="00E11B97" w:rsidRDefault="00B174A0" w:rsidP="00B174A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FC00AF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24977893" w14:textId="77777777" w:rsidR="00B174A0" w:rsidRPr="00E11B97" w:rsidRDefault="00B174A0" w:rsidP="005B0AAF">
            <w:pPr>
              <w:numPr>
                <w:ilvl w:val="0"/>
                <w:numId w:val="63"/>
                <w:numberingChange w:id="225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United States, the Soviet Union, Britain and France</w:t>
            </w:r>
          </w:p>
        </w:tc>
      </w:tr>
      <w:tr w:rsidR="00B174A0" w:rsidRPr="00E11B97" w14:paraId="4343317C" w14:textId="77777777">
        <w:tblPrEx>
          <w:tblCellMar>
            <w:top w:w="0" w:type="dxa"/>
            <w:bottom w:w="0" w:type="dxa"/>
          </w:tblCellMar>
        </w:tblPrEx>
        <w:trPr>
          <w:cantSplit/>
          <w:trHeight w:val="362"/>
        </w:trPr>
        <w:tc>
          <w:tcPr>
            <w:tcW w:w="2548" w:type="dxa"/>
          </w:tcPr>
          <w:p w14:paraId="3A204E89" w14:textId="77777777" w:rsidR="00B174A0" w:rsidRPr="00E11B97" w:rsidRDefault="00B174A0" w:rsidP="005B0AAF">
            <w:pPr>
              <w:numPr>
                <w:ilvl w:val="0"/>
                <w:numId w:val="62"/>
                <w:numberingChange w:id="226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Allied Powers</w:t>
            </w:r>
          </w:p>
        </w:tc>
        <w:tc>
          <w:tcPr>
            <w:tcW w:w="900" w:type="dxa"/>
          </w:tcPr>
          <w:p w14:paraId="0471B836" w14:textId="77777777" w:rsidR="00B174A0" w:rsidRPr="00E11B97" w:rsidRDefault="00B174A0" w:rsidP="00B174A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FC00AF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19B4AC50" w14:textId="77777777" w:rsidR="00B174A0" w:rsidRPr="00E11B97" w:rsidRDefault="00B174A0" w:rsidP="005B0AAF">
            <w:pPr>
              <w:numPr>
                <w:ilvl w:val="0"/>
                <w:numId w:val="63"/>
                <w:numberingChange w:id="227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came under Fascist rule</w:t>
            </w:r>
          </w:p>
        </w:tc>
      </w:tr>
      <w:tr w:rsidR="00B174A0" w:rsidRPr="00E11B97" w14:paraId="0CCEB7B8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03CE3346" w14:textId="77777777" w:rsidR="00B174A0" w:rsidRPr="00E11B97" w:rsidRDefault="00B174A0" w:rsidP="005B0AAF">
            <w:pPr>
              <w:numPr>
                <w:ilvl w:val="0"/>
                <w:numId w:val="62"/>
                <w:numberingChange w:id="228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Japan</w:t>
            </w:r>
          </w:p>
        </w:tc>
        <w:tc>
          <w:tcPr>
            <w:tcW w:w="900" w:type="dxa"/>
          </w:tcPr>
          <w:p w14:paraId="1891B403" w14:textId="77777777" w:rsidR="00B174A0" w:rsidRPr="00E11B97" w:rsidRDefault="00B174A0" w:rsidP="00B174A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FC00AF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28B397AE" w14:textId="77777777" w:rsidR="00B174A0" w:rsidRPr="00E11B97" w:rsidRDefault="00B174A0" w:rsidP="005B0AAF">
            <w:pPr>
              <w:numPr>
                <w:ilvl w:val="0"/>
                <w:numId w:val="63"/>
                <w:numberingChange w:id="229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Japan, Italy and Germany</w:t>
            </w:r>
          </w:p>
        </w:tc>
      </w:tr>
      <w:tr w:rsidR="00B174A0" w:rsidRPr="00E11B97" w14:paraId="62CE5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16AC896" w14:textId="77777777" w:rsidR="00B174A0" w:rsidRPr="00E11B97" w:rsidRDefault="00B174A0" w:rsidP="005B0AAF">
            <w:pPr>
              <w:numPr>
                <w:ilvl w:val="0"/>
                <w:numId w:val="62"/>
                <w:numberingChange w:id="230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Italy</w:t>
            </w:r>
          </w:p>
        </w:tc>
        <w:tc>
          <w:tcPr>
            <w:tcW w:w="900" w:type="dxa"/>
          </w:tcPr>
          <w:p w14:paraId="289E0BEB" w14:textId="77777777" w:rsidR="00B174A0" w:rsidRPr="00E11B97" w:rsidRDefault="00B174A0" w:rsidP="00B174A0">
            <w:pPr>
              <w:spacing w:beforeLines="10" w:before="36" w:afterLines="10" w:after="36"/>
              <w:jc w:val="both"/>
              <w:rPr>
                <w:sz w:val="20"/>
              </w:rPr>
            </w:pPr>
            <w:r w:rsidRPr="00FC00AF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523BFFBA" w14:textId="77777777" w:rsidR="00B174A0" w:rsidRPr="00E11B97" w:rsidRDefault="00B174A0" w:rsidP="005B0AAF">
            <w:pPr>
              <w:numPr>
                <w:ilvl w:val="0"/>
                <w:numId w:val="63"/>
                <w:numberingChange w:id="231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signed the document of surrender </w:t>
            </w:r>
          </w:p>
        </w:tc>
      </w:tr>
    </w:tbl>
    <w:p w14:paraId="20BC2554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6CF0D00B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 (b)(i); (c)(iv); (d)(ii)##</w:t>
      </w:r>
    </w:p>
    <w:p w14:paraId="6D6A2F9A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1DB11FA8" w14:textId="77777777" w:rsidR="00D15A9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</w:t>
      </w:r>
      <w:r w:rsidR="00AC2FC3">
        <w:rPr>
          <w:rFonts w:hint="eastAsia"/>
          <w:sz w:val="20"/>
        </w:rPr>
        <w:t>29</w:t>
      </w:r>
      <w:r w:rsidR="00572FA3">
        <w:rPr>
          <w:rFonts w:hint="eastAsia"/>
          <w:sz w:val="20"/>
        </w:rPr>
        <w:t>|!|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860"/>
        <w:tblGridChange w:id="232">
          <w:tblGrid>
            <w:gridCol w:w="2548"/>
            <w:gridCol w:w="900"/>
            <w:gridCol w:w="4860"/>
          </w:tblGrid>
        </w:tblGridChange>
      </w:tblGrid>
      <w:tr w:rsidR="00E62002" w:rsidRPr="00E11B97" w14:paraId="18EDBE07" w14:textId="77777777">
        <w:tblPrEx>
          <w:tblCellMar>
            <w:top w:w="0" w:type="dxa"/>
            <w:bottom w:w="0" w:type="dxa"/>
          </w:tblCellMar>
        </w:tblPrEx>
        <w:trPr>
          <w:cantSplit/>
          <w:trHeight w:val="31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F183B7C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FAEDA83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0201C4F6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D934E0" w:rsidRPr="00E11B97" w14:paraId="4EEC38C4" w14:textId="77777777">
        <w:tblPrEx>
          <w:tblCellMar>
            <w:top w:w="0" w:type="dxa"/>
            <w:bottom w:w="0" w:type="dxa"/>
          </w:tblCellMar>
        </w:tblPrEx>
        <w:trPr>
          <w:cantSplit/>
          <w:trHeight w:val="31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39FCFE9" w14:textId="77777777" w:rsidR="00D934E0" w:rsidRPr="00E11B97" w:rsidRDefault="00D934E0" w:rsidP="00FA2C6A">
            <w:pPr>
              <w:numPr>
                <w:ilvl w:val="0"/>
                <w:numId w:val="64"/>
                <w:numberingChange w:id="233" w:author="Aristo" w:date="2010-02-17T16:43:00Z" w:original="(%1:1:4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Hitler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4F8056B" w14:textId="77777777" w:rsidR="00D934E0" w:rsidRPr="00E11B97" w:rsidRDefault="003E617C" w:rsidP="00923EF0">
            <w:pPr>
              <w:spacing w:beforeLines="10" w:before="36" w:afterLines="10" w:after="36"/>
              <w:rPr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49F4C9BD" w14:textId="77777777" w:rsidR="00D934E0" w:rsidRPr="00E11B97" w:rsidRDefault="00D934E0" w:rsidP="00FA2C6A">
            <w:pPr>
              <w:numPr>
                <w:ilvl w:val="0"/>
                <w:numId w:val="65"/>
                <w:numberingChange w:id="234" w:author="Aristo" w:date="2010-02-17T16:43:00Z" w:original="(%1:1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adopted the policy of appeasement</w:t>
            </w:r>
          </w:p>
        </w:tc>
      </w:tr>
      <w:tr w:rsidR="00B174A0" w:rsidRPr="00E11B97" w14:paraId="0A04D2FE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574AA0A0" w14:textId="77777777" w:rsidR="00B174A0" w:rsidRPr="00E11B97" w:rsidRDefault="00B174A0" w:rsidP="00FA2C6A">
            <w:pPr>
              <w:numPr>
                <w:ilvl w:val="0"/>
                <w:numId w:val="64"/>
                <w:numberingChange w:id="235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Lenin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50109C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D017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73E096C4" w14:textId="77777777" w:rsidR="00B174A0" w:rsidRPr="00E11B97" w:rsidRDefault="00B174A0" w:rsidP="00FA2C6A">
            <w:pPr>
              <w:numPr>
                <w:ilvl w:val="0"/>
                <w:numId w:val="65"/>
                <w:numberingChange w:id="236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the leader of the Nazi Party</w:t>
            </w:r>
          </w:p>
        </w:tc>
      </w:tr>
      <w:tr w:rsidR="00B174A0" w:rsidRPr="00E11B97" w14:paraId="4B0CF850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61F226D" w14:textId="77777777" w:rsidR="00B174A0" w:rsidRPr="00E11B97" w:rsidRDefault="00B174A0" w:rsidP="00FA2C6A">
            <w:pPr>
              <w:numPr>
                <w:ilvl w:val="0"/>
                <w:numId w:val="64"/>
                <w:numberingChange w:id="237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Chamberlain</w:t>
            </w:r>
            <w:r w:rsidRPr="00E11B97">
              <w:rPr>
                <w:sz w:val="20"/>
              </w:rPr>
              <w:tab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2378ACBB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D017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67874272" w14:textId="77777777" w:rsidR="00B174A0" w:rsidRPr="00E11B97" w:rsidRDefault="00B174A0" w:rsidP="00FA2C6A">
            <w:pPr>
              <w:numPr>
                <w:ilvl w:val="0"/>
                <w:numId w:val="65"/>
                <w:numberingChange w:id="238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the leader of the Fascist Party</w:t>
            </w:r>
          </w:p>
        </w:tc>
      </w:tr>
      <w:tr w:rsidR="00B174A0" w:rsidRPr="00E11B97" w14:paraId="2CA0F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4B9EFA4A" w14:textId="77777777" w:rsidR="00B174A0" w:rsidRPr="00E11B97" w:rsidRDefault="00B174A0" w:rsidP="00FA2C6A">
            <w:pPr>
              <w:numPr>
                <w:ilvl w:val="0"/>
                <w:numId w:val="64"/>
                <w:numberingChange w:id="239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Mussolini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2CF4D1E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AD017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47268AA0" w14:textId="77777777" w:rsidR="00B174A0" w:rsidRPr="00E11B97" w:rsidRDefault="00B174A0" w:rsidP="00FA2C6A">
            <w:pPr>
              <w:numPr>
                <w:ilvl w:val="0"/>
                <w:numId w:val="65"/>
                <w:numberingChange w:id="240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set up a communist government in Russia</w:t>
            </w:r>
          </w:p>
        </w:tc>
      </w:tr>
    </w:tbl>
    <w:p w14:paraId="37142A60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1BAA7EA4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##(a)(ii); (b)(iv); (c)(i); (d)(iii)##</w:t>
      </w:r>
    </w:p>
    <w:p w14:paraId="76C92447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1D81BBAB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</w:t>
      </w:r>
      <w:r>
        <w:rPr>
          <w:rFonts w:hint="eastAsia"/>
          <w:sz w:val="20"/>
        </w:rPr>
        <w:t>0|!|</w:t>
      </w:r>
    </w:p>
    <w:tbl>
      <w:tblPr>
        <w:tblW w:w="8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220"/>
      </w:tblGrid>
      <w:tr w:rsidR="00E62002" w:rsidRPr="00E11B97" w14:paraId="146C57F7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15095CF9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23408BBC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220" w:type="dxa"/>
          </w:tcPr>
          <w:p w14:paraId="7E3D6583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724D9FE3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1B775E7F" w14:textId="77777777" w:rsidR="00B174A0" w:rsidRPr="00E11B97" w:rsidRDefault="00B174A0" w:rsidP="007C47ED">
            <w:pPr>
              <w:numPr>
                <w:ilvl w:val="0"/>
                <w:numId w:val="66"/>
                <w:numberingChange w:id="241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Hitler</w:t>
            </w:r>
          </w:p>
        </w:tc>
        <w:tc>
          <w:tcPr>
            <w:tcW w:w="900" w:type="dxa"/>
          </w:tcPr>
          <w:p w14:paraId="4D70F7B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817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01DC0F8F" w14:textId="77777777" w:rsidR="00B174A0" w:rsidRPr="00E11B97" w:rsidRDefault="00B174A0" w:rsidP="007C47ED">
            <w:pPr>
              <w:numPr>
                <w:ilvl w:val="0"/>
                <w:numId w:val="67"/>
                <w:numberingChange w:id="242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believed in the use of force to make Japan stronger</w:t>
            </w:r>
          </w:p>
        </w:tc>
      </w:tr>
      <w:tr w:rsidR="00B174A0" w:rsidRPr="00E11B97" w14:paraId="59140A93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26FBB77D" w14:textId="77777777" w:rsidR="00B174A0" w:rsidRPr="00E11B97" w:rsidRDefault="00B174A0" w:rsidP="007C47ED">
            <w:pPr>
              <w:numPr>
                <w:ilvl w:val="0"/>
                <w:numId w:val="66"/>
                <w:numberingChange w:id="243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United States</w:t>
            </w:r>
          </w:p>
        </w:tc>
        <w:tc>
          <w:tcPr>
            <w:tcW w:w="900" w:type="dxa"/>
          </w:tcPr>
          <w:p w14:paraId="21BAEFBC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817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1B8BB10D" w14:textId="77777777" w:rsidR="00B174A0" w:rsidRPr="00E11B97" w:rsidRDefault="00B174A0" w:rsidP="007C47ED">
            <w:pPr>
              <w:numPr>
                <w:ilvl w:val="0"/>
                <w:numId w:val="67"/>
                <w:numberingChange w:id="244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leader of the Soviet Union</w:t>
            </w:r>
          </w:p>
        </w:tc>
      </w:tr>
      <w:tr w:rsidR="00B174A0" w:rsidRPr="00E11B97" w14:paraId="3C60BB55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2548" w:type="dxa"/>
          </w:tcPr>
          <w:p w14:paraId="70E694D9" w14:textId="77777777" w:rsidR="00B174A0" w:rsidRPr="00E11B97" w:rsidRDefault="00B174A0" w:rsidP="007C47ED">
            <w:pPr>
              <w:numPr>
                <w:ilvl w:val="0"/>
                <w:numId w:val="66"/>
                <w:numberingChange w:id="245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Militarists</w:t>
            </w:r>
          </w:p>
        </w:tc>
        <w:tc>
          <w:tcPr>
            <w:tcW w:w="900" w:type="dxa"/>
          </w:tcPr>
          <w:p w14:paraId="58E934CD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817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059B92F0" w14:textId="77777777" w:rsidR="00B174A0" w:rsidRPr="00E11B97" w:rsidRDefault="00B174A0" w:rsidP="007C47ED">
            <w:pPr>
              <w:numPr>
                <w:ilvl w:val="0"/>
                <w:numId w:val="67"/>
                <w:numberingChange w:id="246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suggested building a greater Germany by unifying all Germans living under foreign rule </w:t>
            </w:r>
          </w:p>
        </w:tc>
      </w:tr>
      <w:tr w:rsidR="00B174A0" w:rsidRPr="00E11B97" w14:paraId="7C231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5FF83EB" w14:textId="77777777" w:rsidR="00B174A0" w:rsidRPr="00E11B97" w:rsidRDefault="00B174A0" w:rsidP="007C47ED">
            <w:pPr>
              <w:numPr>
                <w:ilvl w:val="0"/>
                <w:numId w:val="66"/>
                <w:numberingChange w:id="247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Stalin</w:t>
            </w:r>
          </w:p>
        </w:tc>
        <w:tc>
          <w:tcPr>
            <w:tcW w:w="900" w:type="dxa"/>
          </w:tcPr>
          <w:p w14:paraId="1674B89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8177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220" w:type="dxa"/>
          </w:tcPr>
          <w:p w14:paraId="16DB74F8" w14:textId="77777777" w:rsidR="00B174A0" w:rsidRPr="00E11B97" w:rsidRDefault="00B174A0" w:rsidP="007C47ED">
            <w:pPr>
              <w:numPr>
                <w:ilvl w:val="0"/>
                <w:numId w:val="67"/>
                <w:numberingChange w:id="248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adopted democratic rule</w:t>
            </w:r>
          </w:p>
        </w:tc>
      </w:tr>
    </w:tbl>
    <w:p w14:paraId="68A9510F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42979AAB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 (b)(iv); (c)(i); (d)(ii)##</w:t>
      </w:r>
    </w:p>
    <w:p w14:paraId="4D157361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4AF8213C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</w:t>
      </w:r>
      <w:r>
        <w:rPr>
          <w:rFonts w:hint="eastAsia"/>
          <w:sz w:val="20"/>
        </w:rPr>
        <w:t>1|!|</w:t>
      </w:r>
    </w:p>
    <w:tbl>
      <w:tblPr>
        <w:tblW w:w="84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040"/>
      </w:tblGrid>
      <w:tr w:rsidR="00E62002" w:rsidRPr="00E11B97" w14:paraId="4C396F7C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2C1FE233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5E358B7A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040" w:type="dxa"/>
          </w:tcPr>
          <w:p w14:paraId="4734B610" w14:textId="77777777" w:rsidR="00E62002" w:rsidRPr="00E11B97" w:rsidRDefault="00E62002" w:rsidP="00923EF0">
            <w:pPr>
              <w:tabs>
                <w:tab w:val="left" w:pos="332"/>
                <w:tab w:val="left" w:pos="512"/>
              </w:tabs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49C02EDC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5276C28F" w14:textId="77777777" w:rsidR="00B174A0" w:rsidRPr="00E11B97" w:rsidRDefault="00B174A0" w:rsidP="007C47ED">
            <w:pPr>
              <w:numPr>
                <w:ilvl w:val="0"/>
                <w:numId w:val="68"/>
                <w:numberingChange w:id="249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1917</w:t>
            </w:r>
          </w:p>
        </w:tc>
        <w:tc>
          <w:tcPr>
            <w:tcW w:w="900" w:type="dxa"/>
          </w:tcPr>
          <w:p w14:paraId="3112D1F9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B609E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3A0E181F" w14:textId="77777777" w:rsidR="00B174A0" w:rsidRPr="00E11B97" w:rsidRDefault="00B174A0" w:rsidP="007C47ED">
            <w:pPr>
              <w:numPr>
                <w:ilvl w:val="0"/>
                <w:numId w:val="69"/>
                <w:numberingChange w:id="250" w:author="Aristo" w:date="2010-02-17T16:43:00Z" w:original="(%1:1:2:)"/>
              </w:numPr>
              <w:tabs>
                <w:tab w:val="clear" w:pos="397"/>
              </w:tabs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Great Depression began.</w:t>
            </w:r>
          </w:p>
        </w:tc>
      </w:tr>
      <w:tr w:rsidR="00B174A0" w:rsidRPr="00E11B97" w14:paraId="33931635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6CD28057" w14:textId="77777777" w:rsidR="00B174A0" w:rsidRPr="00E11B97" w:rsidRDefault="00B174A0" w:rsidP="007C47ED">
            <w:pPr>
              <w:numPr>
                <w:ilvl w:val="0"/>
                <w:numId w:val="68"/>
                <w:numberingChange w:id="251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1929</w:t>
            </w:r>
          </w:p>
        </w:tc>
        <w:tc>
          <w:tcPr>
            <w:tcW w:w="900" w:type="dxa"/>
          </w:tcPr>
          <w:p w14:paraId="6292825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B609E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299E28E1" w14:textId="77777777" w:rsidR="00B174A0" w:rsidRPr="00E11B97" w:rsidRDefault="00B174A0" w:rsidP="007C47ED">
            <w:pPr>
              <w:numPr>
                <w:ilvl w:val="0"/>
                <w:numId w:val="69"/>
                <w:numberingChange w:id="252" w:author="Aristo" w:date="2010-02-17T16:43:00Z" w:original="(%1:2:2:)"/>
              </w:numPr>
              <w:tabs>
                <w:tab w:val="clear" w:pos="397"/>
              </w:tabs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Germany invaded France </w:t>
            </w:r>
          </w:p>
        </w:tc>
      </w:tr>
      <w:tr w:rsidR="00B174A0" w:rsidRPr="00E11B97" w14:paraId="1CF0E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2CC7BA42" w14:textId="77777777" w:rsidR="00B174A0" w:rsidRPr="00E11B97" w:rsidRDefault="00B174A0" w:rsidP="007C47ED">
            <w:pPr>
              <w:numPr>
                <w:ilvl w:val="0"/>
                <w:numId w:val="68"/>
                <w:numberingChange w:id="253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1940</w:t>
            </w:r>
          </w:p>
        </w:tc>
        <w:tc>
          <w:tcPr>
            <w:tcW w:w="900" w:type="dxa"/>
          </w:tcPr>
          <w:p w14:paraId="0541490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B609E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349A425E" w14:textId="77777777" w:rsidR="00B174A0" w:rsidRPr="00E11B97" w:rsidRDefault="00B174A0" w:rsidP="007C47ED">
            <w:pPr>
              <w:numPr>
                <w:ilvl w:val="0"/>
                <w:numId w:val="69"/>
                <w:numberingChange w:id="254" w:author="Aristo" w:date="2010-02-17T16:43:00Z" w:original="(%1:3:2:)"/>
              </w:numPr>
              <w:tabs>
                <w:tab w:val="clear" w:pos="397"/>
              </w:tabs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Pearl Harbo</w:t>
            </w:r>
            <w:ins w:id="255" w:author="Aristo" w:date="2010-02-22T12:52:00Z">
              <w:r w:rsidR="00F30009">
                <w:rPr>
                  <w:rFonts w:hint="eastAsia"/>
                  <w:sz w:val="20"/>
                </w:rPr>
                <w:t>u</w:t>
              </w:r>
            </w:ins>
            <w:r w:rsidRPr="00E11B97">
              <w:rPr>
                <w:sz w:val="20"/>
              </w:rPr>
              <w:t>r Incident</w:t>
            </w:r>
          </w:p>
        </w:tc>
      </w:tr>
      <w:tr w:rsidR="00B174A0" w:rsidRPr="00E11B97" w14:paraId="03425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FF1903B" w14:textId="77777777" w:rsidR="00B174A0" w:rsidRPr="00E11B97" w:rsidRDefault="00B174A0" w:rsidP="007C47ED">
            <w:pPr>
              <w:numPr>
                <w:ilvl w:val="0"/>
                <w:numId w:val="68"/>
                <w:numberingChange w:id="256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1941</w:t>
            </w:r>
          </w:p>
        </w:tc>
        <w:tc>
          <w:tcPr>
            <w:tcW w:w="900" w:type="dxa"/>
          </w:tcPr>
          <w:p w14:paraId="513700BF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1B609E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46248D02" w14:textId="77777777" w:rsidR="00B174A0" w:rsidRPr="00E11B97" w:rsidRDefault="00B174A0" w:rsidP="007C47ED">
            <w:pPr>
              <w:numPr>
                <w:ilvl w:val="0"/>
                <w:numId w:val="69"/>
                <w:numberingChange w:id="257" w:author="Aristo" w:date="2010-02-17T16:43:00Z" w:original="(%1:4:2:)"/>
              </w:numPr>
              <w:tabs>
                <w:tab w:val="clear" w:pos="397"/>
              </w:tabs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Provisional Government was overthrown</w:t>
            </w:r>
          </w:p>
        </w:tc>
      </w:tr>
    </w:tbl>
    <w:p w14:paraId="22DAC08D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3D199F44" w14:textId="77777777" w:rsidR="00E62002" w:rsidRPr="00E11B97" w:rsidRDefault="00E62002" w:rsidP="003C06CC">
      <w:pPr>
        <w:jc w:val="both"/>
        <w:rPr>
          <w:sz w:val="20"/>
        </w:rPr>
      </w:pPr>
      <w:r w:rsidRPr="00E11B97">
        <w:rPr>
          <w:sz w:val="20"/>
        </w:rPr>
        <w:t>##(a)(iv);</w:t>
      </w:r>
      <w:r w:rsidR="00AC2FC3">
        <w:rPr>
          <w:rFonts w:hint="eastAsia"/>
          <w:sz w:val="20"/>
        </w:rPr>
        <w:t xml:space="preserve"> </w:t>
      </w:r>
      <w:r w:rsidRPr="00E11B97">
        <w:rPr>
          <w:sz w:val="20"/>
        </w:rPr>
        <w:t>(b)(i); (c)(ii); (d)(iii)##</w:t>
      </w:r>
    </w:p>
    <w:p w14:paraId="1AFFCD78" w14:textId="77777777" w:rsidR="00E62002" w:rsidRPr="00E11B97" w:rsidRDefault="00E62002" w:rsidP="003C06CC">
      <w:pPr>
        <w:jc w:val="both"/>
        <w:rPr>
          <w:sz w:val="20"/>
        </w:rPr>
      </w:pPr>
    </w:p>
    <w:p w14:paraId="627A3F4C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32</w:t>
      </w:r>
      <w:r>
        <w:rPr>
          <w:rFonts w:hint="eastAsia"/>
          <w:sz w:val="20"/>
        </w:rPr>
        <w:t>|!|</w:t>
      </w:r>
    </w:p>
    <w:tbl>
      <w:tblPr>
        <w:tblW w:w="84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040"/>
      </w:tblGrid>
      <w:tr w:rsidR="00E62002" w:rsidRPr="00E11B97" w14:paraId="6E330FC7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548" w:type="dxa"/>
          </w:tcPr>
          <w:p w14:paraId="06DB2420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2005871D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040" w:type="dxa"/>
          </w:tcPr>
          <w:p w14:paraId="0F1D32D0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0B6D6D13" w14:textId="77777777">
        <w:tblPrEx>
          <w:tblCellMar>
            <w:top w:w="0" w:type="dxa"/>
            <w:bottom w:w="0" w:type="dxa"/>
          </w:tblCellMar>
        </w:tblPrEx>
        <w:trPr>
          <w:cantSplit/>
          <w:trHeight w:val="183"/>
        </w:trPr>
        <w:tc>
          <w:tcPr>
            <w:tcW w:w="2548" w:type="dxa"/>
          </w:tcPr>
          <w:p w14:paraId="37F14AAB" w14:textId="77777777" w:rsidR="00B174A0" w:rsidRPr="00E11B97" w:rsidRDefault="00B174A0" w:rsidP="0010335A">
            <w:pPr>
              <w:numPr>
                <w:ilvl w:val="0"/>
                <w:numId w:val="70"/>
                <w:numberingChange w:id="258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Fascism</w:t>
            </w:r>
          </w:p>
        </w:tc>
        <w:tc>
          <w:tcPr>
            <w:tcW w:w="900" w:type="dxa"/>
          </w:tcPr>
          <w:p w14:paraId="3ECA41E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7C7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704E6B0B" w14:textId="77777777" w:rsidR="00B174A0" w:rsidRPr="00E11B97" w:rsidRDefault="00B174A0" w:rsidP="0010335A">
            <w:pPr>
              <w:numPr>
                <w:ilvl w:val="0"/>
                <w:numId w:val="71"/>
                <w:numberingChange w:id="259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caused by Wall Street Stock Market crash</w:t>
            </w:r>
          </w:p>
        </w:tc>
      </w:tr>
      <w:tr w:rsidR="00B174A0" w:rsidRPr="00E11B97" w14:paraId="3A32FDB9" w14:textId="77777777">
        <w:tblPrEx>
          <w:tblCellMar>
            <w:top w:w="0" w:type="dxa"/>
            <w:bottom w:w="0" w:type="dxa"/>
          </w:tblCellMar>
        </w:tblPrEx>
        <w:trPr>
          <w:cantSplit/>
          <w:trHeight w:val="235"/>
        </w:trPr>
        <w:tc>
          <w:tcPr>
            <w:tcW w:w="2548" w:type="dxa"/>
          </w:tcPr>
          <w:p w14:paraId="7FFE30EA" w14:textId="77777777" w:rsidR="00B174A0" w:rsidRPr="00E11B97" w:rsidRDefault="00B174A0" w:rsidP="0010335A">
            <w:pPr>
              <w:numPr>
                <w:ilvl w:val="0"/>
                <w:numId w:val="70"/>
                <w:numberingChange w:id="260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Great Depression</w:t>
            </w:r>
          </w:p>
        </w:tc>
        <w:tc>
          <w:tcPr>
            <w:tcW w:w="900" w:type="dxa"/>
          </w:tcPr>
          <w:p w14:paraId="55A777F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7C7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14B33633" w14:textId="77777777" w:rsidR="00B174A0" w:rsidRPr="00E11B97" w:rsidRDefault="00B174A0" w:rsidP="0010335A">
            <w:pPr>
              <w:numPr>
                <w:ilvl w:val="0"/>
                <w:numId w:val="71"/>
                <w:numberingChange w:id="261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the ideology of the Fascist Party</w:t>
            </w:r>
          </w:p>
        </w:tc>
      </w:tr>
      <w:tr w:rsidR="00B174A0" w:rsidRPr="00E11B97" w14:paraId="28403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513C68B7" w14:textId="77777777" w:rsidR="00B174A0" w:rsidRPr="00E11B97" w:rsidRDefault="00B174A0" w:rsidP="0010335A">
            <w:pPr>
              <w:numPr>
                <w:ilvl w:val="0"/>
                <w:numId w:val="70"/>
                <w:numberingChange w:id="262" w:author="Aristo" w:date="2010-02-17T16:43:00Z" w:original="(%1:3:4:)"/>
              </w:numPr>
              <w:tabs>
                <w:tab w:val="left" w:pos="540"/>
              </w:tabs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Nazism</w:t>
            </w:r>
          </w:p>
        </w:tc>
        <w:tc>
          <w:tcPr>
            <w:tcW w:w="900" w:type="dxa"/>
          </w:tcPr>
          <w:p w14:paraId="158A0B66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7C7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6BE41681" w14:textId="77777777" w:rsidR="00B174A0" w:rsidRPr="00E11B97" w:rsidRDefault="00B174A0" w:rsidP="0010335A">
            <w:pPr>
              <w:numPr>
                <w:ilvl w:val="0"/>
                <w:numId w:val="71"/>
                <w:numberingChange w:id="263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encouraged Hitler’s expansion</w:t>
            </w:r>
          </w:p>
        </w:tc>
      </w:tr>
      <w:tr w:rsidR="00B174A0" w:rsidRPr="00E11B97" w14:paraId="7A61C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42055B4B" w14:textId="77777777" w:rsidR="00B174A0" w:rsidRPr="00E11B97" w:rsidRDefault="00B174A0" w:rsidP="0010335A">
            <w:pPr>
              <w:numPr>
                <w:ilvl w:val="0"/>
                <w:numId w:val="70"/>
                <w:numberingChange w:id="264" w:author="Aristo" w:date="2010-02-17T16:43:00Z" w:original="(%1:4:4:)"/>
              </w:numPr>
              <w:tabs>
                <w:tab w:val="left" w:pos="540"/>
                <w:tab w:val="left" w:pos="720"/>
                <w:tab w:val="left" w:pos="1080"/>
              </w:tabs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Appeasement</w:t>
            </w:r>
          </w:p>
        </w:tc>
        <w:tc>
          <w:tcPr>
            <w:tcW w:w="900" w:type="dxa"/>
          </w:tcPr>
          <w:p w14:paraId="628C2E4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7C76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040" w:type="dxa"/>
          </w:tcPr>
          <w:p w14:paraId="36D73D92" w14:textId="77777777" w:rsidR="00B174A0" w:rsidRPr="00E11B97" w:rsidRDefault="00B174A0" w:rsidP="0010335A">
            <w:pPr>
              <w:numPr>
                <w:ilvl w:val="0"/>
                <w:numId w:val="71"/>
                <w:numberingChange w:id="265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the ideology of the Nazi Party</w:t>
            </w:r>
          </w:p>
        </w:tc>
      </w:tr>
    </w:tbl>
    <w:p w14:paraId="144B5022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284DF3F5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##(a)(ii); (b)(i); (c)(iv); (d)(iii)##</w:t>
      </w:r>
    </w:p>
    <w:p w14:paraId="5194BC0B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51FEDB1F" w14:textId="77777777" w:rsidR="00E6200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</w:t>
      </w:r>
      <w:r w:rsidR="00AC2FC3">
        <w:rPr>
          <w:rFonts w:hint="eastAsia"/>
          <w:sz w:val="20"/>
        </w:rPr>
        <w:t>33</w:t>
      </w:r>
      <w:r w:rsidR="00572FA3">
        <w:rPr>
          <w:rFonts w:hint="eastAsia"/>
          <w:sz w:val="20"/>
        </w:rPr>
        <w:t>|!|</w:t>
      </w:r>
    </w:p>
    <w:tbl>
      <w:tblPr>
        <w:tblW w:w="8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400"/>
      </w:tblGrid>
      <w:tr w:rsidR="00E62002" w:rsidRPr="00E11B97" w14:paraId="534771AF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9290808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625F797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29985025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2CB584A4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6E12308" w14:textId="77777777" w:rsidR="00B174A0" w:rsidRPr="00E11B97" w:rsidRDefault="00B174A0" w:rsidP="00ED6644">
            <w:pPr>
              <w:numPr>
                <w:ilvl w:val="0"/>
                <w:numId w:val="72"/>
                <w:numberingChange w:id="266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Hitler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609EFA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2758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363BBC59" w14:textId="77777777" w:rsidR="00B174A0" w:rsidRPr="00E11B97" w:rsidRDefault="00B174A0" w:rsidP="00ED6644">
            <w:pPr>
              <w:numPr>
                <w:ilvl w:val="0"/>
                <w:numId w:val="73"/>
                <w:numberingChange w:id="267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reunified in 1990</w:t>
            </w:r>
          </w:p>
        </w:tc>
      </w:tr>
      <w:tr w:rsidR="00B174A0" w:rsidRPr="00E11B97" w14:paraId="4DF37351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4AAE470B" w14:textId="77777777" w:rsidR="00B174A0" w:rsidRPr="00E11B97" w:rsidRDefault="00B174A0" w:rsidP="00ED6644">
            <w:pPr>
              <w:numPr>
                <w:ilvl w:val="0"/>
                <w:numId w:val="72"/>
                <w:numberingChange w:id="268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Berlin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AE8451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2758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5BAE6F5F" w14:textId="77777777" w:rsidR="00B174A0" w:rsidRPr="00E11B97" w:rsidRDefault="00B174A0" w:rsidP="00ED6644">
            <w:pPr>
              <w:numPr>
                <w:ilvl w:val="0"/>
                <w:numId w:val="73"/>
                <w:numberingChange w:id="269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the leader of the Nazi Party</w:t>
            </w:r>
          </w:p>
        </w:tc>
      </w:tr>
      <w:tr w:rsidR="00B174A0" w:rsidRPr="00E11B97" w14:paraId="6D406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0F9BC22C" w14:textId="77777777" w:rsidR="00B174A0" w:rsidRPr="00E11B97" w:rsidRDefault="00B174A0" w:rsidP="00ED6644">
            <w:pPr>
              <w:numPr>
                <w:ilvl w:val="0"/>
                <w:numId w:val="72"/>
                <w:numberingChange w:id="270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574B9F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2758B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4A104553" w14:textId="77777777" w:rsidR="00B174A0" w:rsidRPr="00E11B97" w:rsidRDefault="00B174A0" w:rsidP="00ED6644">
            <w:pPr>
              <w:numPr>
                <w:ilvl w:val="0"/>
                <w:numId w:val="73"/>
                <w:numberingChange w:id="271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divided into four occupation zones after the Second World War</w:t>
            </w:r>
          </w:p>
        </w:tc>
      </w:tr>
    </w:tbl>
    <w:p w14:paraId="5B5F57E1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73BB46A6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##(a)(ii); (b)(iii); (c)(i)##</w:t>
      </w:r>
    </w:p>
    <w:p w14:paraId="72924E6E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71D7C306" w14:textId="77777777" w:rsidR="00E62002" w:rsidRPr="00572FA3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34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860"/>
      </w:tblGrid>
      <w:tr w:rsidR="00E62002" w:rsidRPr="00E11B97" w14:paraId="68017269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7D61C120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2A3AE3E2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860" w:type="dxa"/>
          </w:tcPr>
          <w:p w14:paraId="3045274D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1BF0BDAA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1A8F2440" w14:textId="77777777" w:rsidR="00B174A0" w:rsidRPr="00E11B97" w:rsidRDefault="00B174A0" w:rsidP="001E0C7F">
            <w:pPr>
              <w:numPr>
                <w:ilvl w:val="0"/>
                <w:numId w:val="74"/>
                <w:numberingChange w:id="272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United States</w:t>
            </w:r>
          </w:p>
        </w:tc>
        <w:tc>
          <w:tcPr>
            <w:tcW w:w="900" w:type="dxa"/>
          </w:tcPr>
          <w:p w14:paraId="006E79A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464F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293CC8D1" w14:textId="77777777" w:rsidR="00B174A0" w:rsidRPr="00E11B97" w:rsidRDefault="00B174A0" w:rsidP="001E0C7F">
            <w:pPr>
              <w:numPr>
                <w:ilvl w:val="0"/>
                <w:numId w:val="75"/>
                <w:numberingChange w:id="273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adopted appeasement towards Hitler</w:t>
            </w:r>
          </w:p>
        </w:tc>
      </w:tr>
      <w:tr w:rsidR="00B174A0" w:rsidRPr="00E11B97" w14:paraId="269066EC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7DA8E986" w14:textId="77777777" w:rsidR="00B174A0" w:rsidRPr="00E11B97" w:rsidRDefault="00B174A0" w:rsidP="001E0C7F">
            <w:pPr>
              <w:numPr>
                <w:ilvl w:val="0"/>
                <w:numId w:val="74"/>
                <w:numberingChange w:id="274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Italy</w:t>
            </w:r>
          </w:p>
        </w:tc>
        <w:tc>
          <w:tcPr>
            <w:tcW w:w="900" w:type="dxa"/>
          </w:tcPr>
          <w:p w14:paraId="5413BC2B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464F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142690DF" w14:textId="77777777" w:rsidR="00B174A0" w:rsidRPr="00E11B97" w:rsidRDefault="00B174A0" w:rsidP="001E0C7F">
            <w:pPr>
              <w:numPr>
                <w:ilvl w:val="0"/>
                <w:numId w:val="75"/>
                <w:numberingChange w:id="275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defeated by the Allied Powers in 1945</w:t>
            </w:r>
          </w:p>
        </w:tc>
      </w:tr>
      <w:tr w:rsidR="00B174A0" w:rsidRPr="00E11B97" w14:paraId="615DD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0CC93026" w14:textId="77777777" w:rsidR="00B174A0" w:rsidRPr="00E11B97" w:rsidRDefault="00B174A0" w:rsidP="001E0C7F">
            <w:pPr>
              <w:numPr>
                <w:ilvl w:val="0"/>
                <w:numId w:val="74"/>
                <w:numberingChange w:id="276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1D48CF1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464F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0D3C6791" w14:textId="77777777" w:rsidR="00B174A0" w:rsidRPr="00E11B97" w:rsidRDefault="00B174A0" w:rsidP="001E0C7F">
            <w:pPr>
              <w:numPr>
                <w:ilvl w:val="0"/>
                <w:numId w:val="75"/>
                <w:numberingChange w:id="277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defeated by the Allied Powers in 1943</w:t>
            </w:r>
          </w:p>
        </w:tc>
      </w:tr>
      <w:tr w:rsidR="00B174A0" w:rsidRPr="00E11B97" w14:paraId="7BE80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7D3A52D" w14:textId="77777777" w:rsidR="00B174A0" w:rsidRPr="00E11B97" w:rsidRDefault="00B174A0" w:rsidP="001E0C7F">
            <w:pPr>
              <w:numPr>
                <w:ilvl w:val="0"/>
                <w:numId w:val="74"/>
                <w:numberingChange w:id="278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France and Britain</w:t>
            </w:r>
          </w:p>
        </w:tc>
        <w:tc>
          <w:tcPr>
            <w:tcW w:w="900" w:type="dxa"/>
          </w:tcPr>
          <w:p w14:paraId="3D7492DA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D464F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3C32976D" w14:textId="77777777" w:rsidR="00B174A0" w:rsidRPr="00E11B97" w:rsidRDefault="00B174A0" w:rsidP="001E0C7F">
            <w:pPr>
              <w:numPr>
                <w:ilvl w:val="0"/>
                <w:numId w:val="75"/>
                <w:numberingChange w:id="279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dropped atomic bombs on Japan</w:t>
            </w:r>
          </w:p>
        </w:tc>
      </w:tr>
    </w:tbl>
    <w:p w14:paraId="10A5D3B3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44B72590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##(a)(iv); (b)(iii); (c)(ii); (d)(i)##</w:t>
      </w:r>
    </w:p>
    <w:p w14:paraId="4128CD3E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5556ABBF" w14:textId="77777777" w:rsidR="00E62002" w:rsidRPr="00E11B97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35</w:t>
      </w:r>
      <w:r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4860"/>
        <w:tblGridChange w:id="280">
          <w:tblGrid>
            <w:gridCol w:w="2548"/>
            <w:gridCol w:w="900"/>
            <w:gridCol w:w="4860"/>
          </w:tblGrid>
        </w:tblGridChange>
      </w:tblGrid>
      <w:tr w:rsidR="00E62002" w:rsidRPr="00E11B97" w14:paraId="301F9958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7907B1A0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37362EE7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860" w:type="dxa"/>
          </w:tcPr>
          <w:p w14:paraId="34B21D6C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34B1D001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474A8808" w14:textId="77777777" w:rsidR="00B174A0" w:rsidRPr="00E11B97" w:rsidRDefault="00B174A0" w:rsidP="001E0C7F">
            <w:pPr>
              <w:numPr>
                <w:ilvl w:val="0"/>
                <w:numId w:val="76"/>
                <w:numberingChange w:id="281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Germany</w:t>
            </w:r>
          </w:p>
        </w:tc>
        <w:tc>
          <w:tcPr>
            <w:tcW w:w="900" w:type="dxa"/>
          </w:tcPr>
          <w:p w14:paraId="11516430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9318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7A7D51A3" w14:textId="77777777" w:rsidR="00B174A0" w:rsidRPr="00E11B97" w:rsidRDefault="00B174A0" w:rsidP="001E0C7F">
            <w:pPr>
              <w:numPr>
                <w:ilvl w:val="0"/>
                <w:numId w:val="77"/>
                <w:numberingChange w:id="282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replaced France and Britain as a world power after the Second World War</w:t>
            </w:r>
          </w:p>
        </w:tc>
      </w:tr>
      <w:tr w:rsidR="0094117C" w:rsidRPr="00E11B97" w14:paraId="25F3BCC4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24857E85" w14:textId="77777777" w:rsidR="0094117C" w:rsidRPr="00E11B97" w:rsidDel="0094117C" w:rsidRDefault="0094117C" w:rsidP="001E0C7F">
            <w:pPr>
              <w:numPr>
                <w:ilvl w:val="0"/>
                <w:numId w:val="76"/>
                <w:numberingChange w:id="283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>
              <w:rPr>
                <w:rFonts w:hint="eastAsia"/>
                <w:sz w:val="20"/>
              </w:rPr>
              <w:t>The United States</w:t>
            </w:r>
          </w:p>
        </w:tc>
        <w:tc>
          <w:tcPr>
            <w:tcW w:w="900" w:type="dxa"/>
          </w:tcPr>
          <w:p w14:paraId="30538B16" w14:textId="77777777" w:rsidR="0094117C" w:rsidRPr="00C93188" w:rsidRDefault="003E617C" w:rsidP="00B174A0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100B8B82" w14:textId="77777777" w:rsidR="0094117C" w:rsidRPr="00E11B97" w:rsidDel="0094117C" w:rsidRDefault="0094117C" w:rsidP="001E0C7F">
            <w:pPr>
              <w:numPr>
                <w:ilvl w:val="0"/>
                <w:numId w:val="77"/>
                <w:numberingChange w:id="284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was set up in Geneva</w:t>
            </w:r>
          </w:p>
        </w:tc>
      </w:tr>
      <w:tr w:rsidR="00B174A0" w:rsidRPr="00E11B97" w14:paraId="4BF1A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129D6A12" w14:textId="77777777" w:rsidR="00B174A0" w:rsidRPr="00E11B97" w:rsidRDefault="00B174A0" w:rsidP="001E0C7F">
            <w:pPr>
              <w:numPr>
                <w:ilvl w:val="0"/>
                <w:numId w:val="76"/>
                <w:numberingChange w:id="285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League of Nations</w:t>
            </w:r>
          </w:p>
        </w:tc>
        <w:tc>
          <w:tcPr>
            <w:tcW w:w="900" w:type="dxa"/>
          </w:tcPr>
          <w:p w14:paraId="3BFAF73A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C93188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860" w:type="dxa"/>
          </w:tcPr>
          <w:p w14:paraId="25EB38E0" w14:textId="77777777" w:rsidR="00B174A0" w:rsidRPr="00E11B97" w:rsidRDefault="00B174A0" w:rsidP="001E0C7F">
            <w:pPr>
              <w:numPr>
                <w:ilvl w:val="0"/>
                <w:numId w:val="77"/>
                <w:numberingChange w:id="286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not invited to join the League of Nations</w:t>
            </w:r>
          </w:p>
        </w:tc>
      </w:tr>
    </w:tbl>
    <w:p w14:paraId="10267CD8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2F901DDF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##(a)(iii); (b)(i); (c)(ii)##</w:t>
      </w:r>
    </w:p>
    <w:p w14:paraId="46D6BEB7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375F4FFE" w14:textId="77777777" w:rsidR="00E62002" w:rsidRPr="00572FA3" w:rsidRDefault="00572FA3" w:rsidP="003C06CC">
      <w:pPr>
        <w:rPr>
          <w:sz w:val="20"/>
        </w:rPr>
      </w:pPr>
      <w:r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36</w:t>
      </w:r>
      <w:r>
        <w:rPr>
          <w:rFonts w:hint="eastAsia"/>
          <w:sz w:val="20"/>
        </w:rPr>
        <w:t>|!|</w:t>
      </w:r>
    </w:p>
    <w:tbl>
      <w:tblPr>
        <w:tblW w:w="8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400"/>
      </w:tblGrid>
      <w:tr w:rsidR="00E62002" w:rsidRPr="00E11B97" w14:paraId="54DFD4B9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5E8C911F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1A847E6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3FDB2323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49A8F017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9F0A356" w14:textId="77777777" w:rsidR="00B174A0" w:rsidRPr="00E11B97" w:rsidRDefault="00B174A0" w:rsidP="001E0C7F">
            <w:pPr>
              <w:numPr>
                <w:ilvl w:val="0"/>
                <w:numId w:val="78"/>
                <w:numberingChange w:id="287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Hitler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0FB6E3D3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D7C2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764ED75D" w14:textId="77777777" w:rsidR="00B174A0" w:rsidRPr="00E11B97" w:rsidRDefault="00B174A0" w:rsidP="001E0C7F">
            <w:pPr>
              <w:numPr>
                <w:ilvl w:val="0"/>
                <w:numId w:val="79"/>
                <w:numberingChange w:id="288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was the leader of the Soviet Union</w:t>
            </w:r>
          </w:p>
        </w:tc>
      </w:tr>
      <w:tr w:rsidR="00B174A0" w:rsidRPr="00E11B97" w14:paraId="11540CDB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10F6C02" w14:textId="77777777" w:rsidR="00B174A0" w:rsidRPr="00E11B97" w:rsidRDefault="00B174A0" w:rsidP="001E0C7F">
            <w:pPr>
              <w:numPr>
                <w:ilvl w:val="0"/>
                <w:numId w:val="78"/>
                <w:numberingChange w:id="289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Japan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7AF77C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D7C2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2192A1C0" w14:textId="77777777" w:rsidR="00B174A0" w:rsidRPr="00E11B97" w:rsidRDefault="00B174A0" w:rsidP="001E0C7F">
            <w:pPr>
              <w:numPr>
                <w:ilvl w:val="0"/>
                <w:numId w:val="79"/>
                <w:numberingChange w:id="290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was the British Prime Minister </w:t>
            </w:r>
          </w:p>
        </w:tc>
      </w:tr>
      <w:tr w:rsidR="00B174A0" w:rsidRPr="00E11B97" w14:paraId="33EFB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607DF9AF" w14:textId="77777777" w:rsidR="00B174A0" w:rsidRPr="00E11B97" w:rsidRDefault="00B174A0" w:rsidP="001E0C7F">
            <w:pPr>
              <w:numPr>
                <w:ilvl w:val="0"/>
                <w:numId w:val="78"/>
                <w:numberingChange w:id="291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Stalin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BE09D6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D7C2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5302F7F8" w14:textId="77777777" w:rsidR="00B174A0" w:rsidRPr="00E11B97" w:rsidRDefault="00B174A0" w:rsidP="001E0C7F">
            <w:pPr>
              <w:numPr>
                <w:ilvl w:val="0"/>
                <w:numId w:val="79"/>
                <w:numberingChange w:id="292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was ruled by the militarists from 1932-45</w:t>
            </w:r>
          </w:p>
        </w:tc>
      </w:tr>
      <w:tr w:rsidR="00B174A0" w:rsidRPr="00E11B97" w14:paraId="095AA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0EF86E73" w14:textId="77777777" w:rsidR="00B174A0" w:rsidRPr="00E11B97" w:rsidRDefault="00B174A0" w:rsidP="001E0C7F">
            <w:pPr>
              <w:numPr>
                <w:ilvl w:val="0"/>
                <w:numId w:val="78"/>
                <w:numberingChange w:id="293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Chamberlain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BB1E28E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BD7C24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224D44F1" w14:textId="77777777" w:rsidR="00B174A0" w:rsidRPr="00E11B97" w:rsidRDefault="00B174A0" w:rsidP="001E0C7F">
            <w:pPr>
              <w:numPr>
                <w:ilvl w:val="0"/>
                <w:numId w:val="79"/>
                <w:numberingChange w:id="294" w:author="Aristo" w:date="2010-02-17T16:43:00Z" w:original="(%1:4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sent all those who opposed him to the Nazi concentration camps</w:t>
            </w:r>
          </w:p>
        </w:tc>
      </w:tr>
    </w:tbl>
    <w:p w14:paraId="75993691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11CF567C" w14:textId="77777777" w:rsidR="00E62002" w:rsidRDefault="00E62002" w:rsidP="003C06CC">
      <w:pPr>
        <w:jc w:val="both"/>
        <w:rPr>
          <w:rFonts w:hint="eastAsia"/>
          <w:sz w:val="20"/>
        </w:rPr>
      </w:pPr>
      <w:r w:rsidRPr="00E11B97">
        <w:rPr>
          <w:sz w:val="20"/>
        </w:rPr>
        <w:t>##(a)(iv); (b)(iii); (c)(i); (d)(ii)##</w:t>
      </w:r>
    </w:p>
    <w:p w14:paraId="5A35859F" w14:textId="77777777" w:rsidR="00941E82" w:rsidRPr="00E11B97" w:rsidRDefault="00941E82" w:rsidP="003C06CC">
      <w:pPr>
        <w:jc w:val="both"/>
        <w:rPr>
          <w:rFonts w:hint="eastAsia"/>
          <w:sz w:val="20"/>
        </w:rPr>
      </w:pPr>
    </w:p>
    <w:p w14:paraId="525415E7" w14:textId="77777777" w:rsidR="00E62002" w:rsidRPr="00E11B97" w:rsidRDefault="005D6C34" w:rsidP="003C06CC">
      <w:pPr>
        <w:rPr>
          <w:sz w:val="20"/>
        </w:rPr>
      </w:pPr>
      <w:r>
        <w:rPr>
          <w:sz w:val="20"/>
        </w:rPr>
        <w:br w:type="page"/>
      </w:r>
      <w:r w:rsidR="00572FA3">
        <w:rPr>
          <w:rFonts w:hint="eastAsia"/>
          <w:sz w:val="20"/>
        </w:rPr>
        <w:lastRenderedPageBreak/>
        <w:t>|!|ET310</w:t>
      </w:r>
      <w:r w:rsidR="00AC2FC3">
        <w:rPr>
          <w:rFonts w:hint="eastAsia"/>
          <w:sz w:val="20"/>
        </w:rPr>
        <w:t>37</w:t>
      </w:r>
      <w:r w:rsidR="00572FA3">
        <w:rPr>
          <w:rFonts w:hint="eastAsia"/>
          <w:sz w:val="20"/>
        </w:rPr>
        <w:t>|!|</w:t>
      </w:r>
    </w:p>
    <w:tbl>
      <w:tblPr>
        <w:tblW w:w="90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8"/>
        <w:gridCol w:w="900"/>
        <w:gridCol w:w="5580"/>
        <w:tblGridChange w:id="295">
          <w:tblGrid>
            <w:gridCol w:w="2548"/>
            <w:gridCol w:w="900"/>
            <w:gridCol w:w="5580"/>
          </w:tblGrid>
        </w:tblGridChange>
      </w:tblGrid>
      <w:tr w:rsidR="00E62002" w:rsidRPr="00E11B97" w14:paraId="3FFCC442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7ED92365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6B2FC9C8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5580" w:type="dxa"/>
          </w:tcPr>
          <w:p w14:paraId="235CF3AC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5CB5D5C5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2548" w:type="dxa"/>
          </w:tcPr>
          <w:p w14:paraId="5F01E959" w14:textId="77777777" w:rsidR="00B174A0" w:rsidRPr="00E11B97" w:rsidRDefault="00B174A0" w:rsidP="004F5DB1">
            <w:pPr>
              <w:numPr>
                <w:ilvl w:val="0"/>
                <w:numId w:val="80"/>
                <w:numberingChange w:id="296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Chamberlain</w:t>
            </w:r>
          </w:p>
        </w:tc>
        <w:tc>
          <w:tcPr>
            <w:tcW w:w="900" w:type="dxa"/>
          </w:tcPr>
          <w:p w14:paraId="6761DF36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6263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30BCF954" w14:textId="77777777" w:rsidR="00B174A0" w:rsidRPr="00E11B97" w:rsidRDefault="00B174A0" w:rsidP="004F5DB1">
            <w:pPr>
              <w:numPr>
                <w:ilvl w:val="0"/>
                <w:numId w:val="81"/>
                <w:numberingChange w:id="297" w:author="Aristo" w:date="2010-02-17T16:43:00Z" w:original="(%1:1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believed in Germany superiority</w:t>
            </w:r>
          </w:p>
        </w:tc>
      </w:tr>
      <w:tr w:rsidR="00B174A0" w:rsidRPr="00E11B97" w14:paraId="7E4D2E3C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2548" w:type="dxa"/>
          </w:tcPr>
          <w:p w14:paraId="46D6C0A1" w14:textId="77777777" w:rsidR="00B174A0" w:rsidRPr="00E11B97" w:rsidRDefault="00B174A0" w:rsidP="004F5DB1">
            <w:pPr>
              <w:numPr>
                <w:ilvl w:val="0"/>
                <w:numId w:val="80"/>
                <w:numberingChange w:id="298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The Germans</w:t>
            </w:r>
          </w:p>
        </w:tc>
        <w:tc>
          <w:tcPr>
            <w:tcW w:w="900" w:type="dxa"/>
          </w:tcPr>
          <w:p w14:paraId="37A8C71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6263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60E9A433" w14:textId="77777777" w:rsidR="00B174A0" w:rsidRPr="00E11B97" w:rsidRDefault="00B174A0" w:rsidP="004F5DB1">
            <w:pPr>
              <w:numPr>
                <w:ilvl w:val="0"/>
                <w:numId w:val="81"/>
                <w:numberingChange w:id="299" w:author="Aristo" w:date="2010-02-17T16:43:00Z" w:original="(%1:2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favo</w:t>
            </w:r>
            <w:ins w:id="300" w:author="Aristo" w:date="2010-02-22T12:53:00Z">
              <w:r w:rsidR="00F30009">
                <w:rPr>
                  <w:rFonts w:hint="eastAsia"/>
                  <w:sz w:val="20"/>
                </w:rPr>
                <w:t>u</w:t>
              </w:r>
            </w:ins>
            <w:r w:rsidRPr="00E11B97">
              <w:rPr>
                <w:sz w:val="20"/>
              </w:rPr>
              <w:t>red appeasement towards Germany</w:t>
            </w:r>
          </w:p>
        </w:tc>
      </w:tr>
      <w:tr w:rsidR="00B174A0" w:rsidRPr="00E11B97" w14:paraId="2C1FF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71F3C1B5" w14:textId="77777777" w:rsidR="00B174A0" w:rsidRPr="00E11B97" w:rsidRDefault="00B174A0" w:rsidP="004F5DB1">
            <w:pPr>
              <w:numPr>
                <w:ilvl w:val="0"/>
                <w:numId w:val="80"/>
                <w:numberingChange w:id="301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Americans</w:t>
            </w:r>
          </w:p>
        </w:tc>
        <w:tc>
          <w:tcPr>
            <w:tcW w:w="900" w:type="dxa"/>
          </w:tcPr>
          <w:p w14:paraId="2F5B3E02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F62633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5A6692F0" w14:textId="77777777" w:rsidR="00B174A0" w:rsidRPr="00E11B97" w:rsidRDefault="00B174A0" w:rsidP="004F5DB1">
            <w:pPr>
              <w:numPr>
                <w:ilvl w:val="0"/>
                <w:numId w:val="81"/>
                <w:numberingChange w:id="302" w:author="Aristo" w:date="2010-02-17T16:43:00Z" w:original="(%1:3:2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objected to the Treaty of Versailles</w:t>
            </w:r>
          </w:p>
        </w:tc>
      </w:tr>
      <w:tr w:rsidR="004F5DB1" w:rsidRPr="00E11B97" w14:paraId="5814D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8" w:type="dxa"/>
          </w:tcPr>
          <w:p w14:paraId="60F6A11D" w14:textId="77777777" w:rsidR="004F5DB1" w:rsidRPr="00E11B97" w:rsidRDefault="004F5DB1" w:rsidP="004F5DB1">
            <w:pPr>
              <w:numPr>
                <w:ilvl w:val="0"/>
                <w:numId w:val="80"/>
                <w:numberingChange w:id="303" w:author="Aristo" w:date="2010-02-17T16:43:00Z" w:original="(%1:4:4:)"/>
              </w:numPr>
              <w:spacing w:beforeLines="10" w:before="36" w:afterLines="10" w:after="36"/>
              <w:jc w:val="both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Hitler</w:t>
            </w:r>
          </w:p>
        </w:tc>
        <w:tc>
          <w:tcPr>
            <w:tcW w:w="900" w:type="dxa"/>
          </w:tcPr>
          <w:p w14:paraId="708FBD15" w14:textId="77777777" w:rsidR="004F5DB1" w:rsidRPr="00F62633" w:rsidRDefault="003E617C" w:rsidP="00B174A0">
            <w:pPr>
              <w:spacing w:beforeLines="10" w:before="36" w:afterLines="10" w:after="36"/>
              <w:rPr>
                <w:rFonts w:ascii="MingLiU" w:hAnsi="MingLiU"/>
                <w:sz w:val="20"/>
              </w:rPr>
            </w:pPr>
            <w:r w:rsidRPr="00091942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5580" w:type="dxa"/>
          </w:tcPr>
          <w:p w14:paraId="5555CFE1" w14:textId="77777777" w:rsidR="004F5DB1" w:rsidRPr="00E11B97" w:rsidRDefault="004F5DB1" w:rsidP="004F5DB1">
            <w:pPr>
              <w:numPr>
                <w:ilvl w:val="0"/>
                <w:numId w:val="81"/>
                <w:numberingChange w:id="304" w:author="Aristo" w:date="2010-02-17T16:43:00Z" w:original="(%1:4:2:)"/>
              </w:numPr>
              <w:spacing w:beforeLines="10" w:before="36" w:afterLines="10" w:after="36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opposed the the United States joining the League of Nations</w:t>
            </w:r>
          </w:p>
        </w:tc>
      </w:tr>
    </w:tbl>
    <w:p w14:paraId="31AEDD74" w14:textId="77777777" w:rsidR="0032493D" w:rsidRDefault="0032493D" w:rsidP="003C06CC">
      <w:pPr>
        <w:jc w:val="both"/>
        <w:rPr>
          <w:rFonts w:hint="eastAsia"/>
          <w:sz w:val="20"/>
        </w:rPr>
      </w:pPr>
    </w:p>
    <w:p w14:paraId="1C727A7E" w14:textId="77777777" w:rsidR="00E62002" w:rsidRPr="00E11B97" w:rsidRDefault="00E62002" w:rsidP="003C06CC">
      <w:pPr>
        <w:jc w:val="both"/>
        <w:rPr>
          <w:sz w:val="20"/>
        </w:rPr>
      </w:pPr>
      <w:r w:rsidRPr="00E11B97">
        <w:rPr>
          <w:sz w:val="20"/>
        </w:rPr>
        <w:t>##(a)(ii); (b)(iii); (c)(iv); (d)(i)##</w:t>
      </w:r>
    </w:p>
    <w:p w14:paraId="6ED1F4F5" w14:textId="77777777" w:rsidR="00E62002" w:rsidRPr="00E11B97" w:rsidRDefault="00E62002" w:rsidP="003C06CC">
      <w:pPr>
        <w:rPr>
          <w:sz w:val="20"/>
        </w:rPr>
      </w:pPr>
    </w:p>
    <w:p w14:paraId="07AF5C42" w14:textId="77777777" w:rsidR="00E62002" w:rsidRPr="00941E82" w:rsidRDefault="00572FA3" w:rsidP="003C06CC">
      <w:pPr>
        <w:rPr>
          <w:sz w:val="20"/>
        </w:rPr>
      </w:pPr>
      <w:r w:rsidRPr="00941E82"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38</w:t>
      </w:r>
      <w:r w:rsidRPr="00941E82">
        <w:rPr>
          <w:rFonts w:hint="eastAsia"/>
          <w:sz w:val="20"/>
        </w:rPr>
        <w:t>|!|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88"/>
        <w:gridCol w:w="900"/>
        <w:gridCol w:w="3780"/>
      </w:tblGrid>
      <w:tr w:rsidR="00E62002" w:rsidRPr="00E11B97" w14:paraId="4D682F69" w14:textId="77777777">
        <w:tblPrEx>
          <w:tblCellMar>
            <w:top w:w="0" w:type="dxa"/>
            <w:bottom w:w="0" w:type="dxa"/>
          </w:tblCellMar>
        </w:tblPrEx>
        <w:tc>
          <w:tcPr>
            <w:tcW w:w="3088" w:type="dxa"/>
          </w:tcPr>
          <w:p w14:paraId="6D731030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900" w:type="dxa"/>
          </w:tcPr>
          <w:p w14:paraId="7240F4D3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3780" w:type="dxa"/>
          </w:tcPr>
          <w:p w14:paraId="40FD385D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B174A0" w:rsidRPr="00E11B97" w14:paraId="7F79EE37" w14:textId="77777777">
        <w:tblPrEx>
          <w:tblCellMar>
            <w:top w:w="0" w:type="dxa"/>
            <w:bottom w:w="0" w:type="dxa"/>
          </w:tblCellMar>
        </w:tblPrEx>
        <w:tc>
          <w:tcPr>
            <w:tcW w:w="3088" w:type="dxa"/>
          </w:tcPr>
          <w:p w14:paraId="30EFB101" w14:textId="77777777" w:rsidR="00B174A0" w:rsidRPr="00E11B97" w:rsidRDefault="00B174A0" w:rsidP="002129A9">
            <w:pPr>
              <w:numPr>
                <w:ilvl w:val="0"/>
                <w:numId w:val="82"/>
                <w:numberingChange w:id="305" w:author="Aristo" w:date="2010-02-17T16:43:00Z" w:original="(%1:1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Ideological differences</w:t>
            </w:r>
          </w:p>
        </w:tc>
        <w:tc>
          <w:tcPr>
            <w:tcW w:w="900" w:type="dxa"/>
          </w:tcPr>
          <w:p w14:paraId="76662F6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E75D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780" w:type="dxa"/>
          </w:tcPr>
          <w:p w14:paraId="49348909" w14:textId="77777777" w:rsidR="00B174A0" w:rsidRPr="00E11B97" w:rsidRDefault="00B174A0" w:rsidP="002129A9">
            <w:pPr>
              <w:numPr>
                <w:ilvl w:val="0"/>
                <w:numId w:val="83"/>
                <w:numberingChange w:id="306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during the Berlin Blockade</w:t>
            </w:r>
          </w:p>
        </w:tc>
      </w:tr>
      <w:tr w:rsidR="00B174A0" w:rsidRPr="00E11B97" w14:paraId="0C4C14DA" w14:textId="77777777">
        <w:tblPrEx>
          <w:tblCellMar>
            <w:top w:w="0" w:type="dxa"/>
            <w:bottom w:w="0" w:type="dxa"/>
          </w:tblCellMar>
        </w:tblPrEx>
        <w:tc>
          <w:tcPr>
            <w:tcW w:w="3088" w:type="dxa"/>
          </w:tcPr>
          <w:p w14:paraId="03B4ACEB" w14:textId="77777777" w:rsidR="00B174A0" w:rsidRPr="00E11B97" w:rsidRDefault="00B174A0" w:rsidP="002129A9">
            <w:pPr>
              <w:numPr>
                <w:ilvl w:val="0"/>
                <w:numId w:val="82"/>
                <w:numberingChange w:id="307" w:author="Aristo" w:date="2010-02-17T16:43:00Z" w:original="(%1:2:4:)"/>
              </w:numPr>
              <w:spacing w:beforeLines="10" w:before="36" w:afterLines="10" w:after="36"/>
              <w:rPr>
                <w:sz w:val="20"/>
              </w:rPr>
            </w:pPr>
            <w:del w:id="308" w:author="Aristo" w:date="2010-02-22T12:53:00Z">
              <w:r w:rsidRPr="00E11B97" w:rsidDel="00F30009">
                <w:rPr>
                  <w:sz w:val="20"/>
                </w:rPr>
                <w:delText xml:space="preserve">The </w:delText>
              </w:r>
            </w:del>
            <w:r w:rsidRPr="00E11B97">
              <w:rPr>
                <w:sz w:val="20"/>
              </w:rPr>
              <w:t xml:space="preserve">NATO was formed </w:t>
            </w:r>
          </w:p>
        </w:tc>
        <w:tc>
          <w:tcPr>
            <w:tcW w:w="900" w:type="dxa"/>
          </w:tcPr>
          <w:p w14:paraId="455A6D4A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E75D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780" w:type="dxa"/>
          </w:tcPr>
          <w:p w14:paraId="391F9962" w14:textId="77777777" w:rsidR="00B174A0" w:rsidRPr="00E11B97" w:rsidRDefault="00B174A0" w:rsidP="002129A9">
            <w:pPr>
              <w:numPr>
                <w:ilvl w:val="0"/>
                <w:numId w:val="83"/>
                <w:numberingChange w:id="309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Berlin Wall in 1961</w:t>
            </w:r>
          </w:p>
        </w:tc>
      </w:tr>
      <w:tr w:rsidR="00B174A0" w:rsidRPr="00E11B97" w14:paraId="18ECF0B9" w14:textId="77777777">
        <w:tblPrEx>
          <w:tblCellMar>
            <w:top w:w="0" w:type="dxa"/>
            <w:bottom w:w="0" w:type="dxa"/>
          </w:tblCellMar>
        </w:tblPrEx>
        <w:tc>
          <w:tcPr>
            <w:tcW w:w="3088" w:type="dxa"/>
          </w:tcPr>
          <w:p w14:paraId="5DC8B746" w14:textId="77777777" w:rsidR="00B174A0" w:rsidRPr="00E11B97" w:rsidRDefault="00B174A0" w:rsidP="002129A9">
            <w:pPr>
              <w:numPr>
                <w:ilvl w:val="0"/>
                <w:numId w:val="82"/>
                <w:numberingChange w:id="310" w:author="Aristo" w:date="2010-02-17T16:43:00Z" w:original="(%1:3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Truman</w:t>
            </w:r>
          </w:p>
        </w:tc>
        <w:tc>
          <w:tcPr>
            <w:tcW w:w="900" w:type="dxa"/>
          </w:tcPr>
          <w:p w14:paraId="782BEE9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E75D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780" w:type="dxa"/>
          </w:tcPr>
          <w:p w14:paraId="486D01DA" w14:textId="77777777" w:rsidR="00B174A0" w:rsidRPr="00E11B97" w:rsidRDefault="00B174A0" w:rsidP="002129A9">
            <w:pPr>
              <w:numPr>
                <w:ilvl w:val="0"/>
                <w:numId w:val="83"/>
                <w:numberingChange w:id="311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was a cause of the Cold War</w:t>
            </w:r>
          </w:p>
        </w:tc>
      </w:tr>
      <w:tr w:rsidR="00B174A0" w:rsidRPr="00E11B97" w14:paraId="796F5B5E" w14:textId="77777777">
        <w:tblPrEx>
          <w:tblCellMar>
            <w:top w:w="0" w:type="dxa"/>
            <w:bottom w:w="0" w:type="dxa"/>
          </w:tblCellMar>
        </w:tblPrEx>
        <w:tc>
          <w:tcPr>
            <w:tcW w:w="3088" w:type="dxa"/>
          </w:tcPr>
          <w:p w14:paraId="54DBAB98" w14:textId="77777777" w:rsidR="00B174A0" w:rsidRPr="00E11B97" w:rsidRDefault="00B174A0" w:rsidP="002129A9">
            <w:pPr>
              <w:numPr>
                <w:ilvl w:val="0"/>
                <w:numId w:val="82"/>
                <w:numberingChange w:id="312" w:author="Aristo" w:date="2010-02-17T16:43:00Z" w:original="(%1:4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East Germany built </w:t>
            </w:r>
          </w:p>
        </w:tc>
        <w:tc>
          <w:tcPr>
            <w:tcW w:w="900" w:type="dxa"/>
          </w:tcPr>
          <w:p w14:paraId="0A52BD84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E75D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780" w:type="dxa"/>
          </w:tcPr>
          <w:p w14:paraId="233D1585" w14:textId="77777777" w:rsidR="00B174A0" w:rsidRPr="00E11B97" w:rsidRDefault="00B174A0" w:rsidP="002129A9">
            <w:pPr>
              <w:numPr>
                <w:ilvl w:val="0"/>
                <w:numId w:val="83"/>
                <w:numberingChange w:id="313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to reform the Soviet Union in 1985.</w:t>
            </w:r>
          </w:p>
        </w:tc>
      </w:tr>
      <w:tr w:rsidR="00B174A0" w:rsidRPr="00E11B97" w14:paraId="4CFD7475" w14:textId="77777777">
        <w:tblPrEx>
          <w:tblCellMar>
            <w:top w:w="0" w:type="dxa"/>
            <w:bottom w:w="0" w:type="dxa"/>
          </w:tblCellMar>
        </w:tblPrEx>
        <w:tc>
          <w:tcPr>
            <w:tcW w:w="3088" w:type="dxa"/>
          </w:tcPr>
          <w:p w14:paraId="40110D00" w14:textId="77777777" w:rsidR="00B174A0" w:rsidRPr="00E11B97" w:rsidRDefault="00B174A0" w:rsidP="002129A9">
            <w:pPr>
              <w:numPr>
                <w:ilvl w:val="0"/>
                <w:numId w:val="82"/>
                <w:numberingChange w:id="314" w:author="Aristo" w:date="2010-02-17T16:43:00Z" w:original="(%1:5:4:)"/>
              </w:num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 xml:space="preserve">Gorbachev started </w:t>
            </w:r>
          </w:p>
        </w:tc>
        <w:tc>
          <w:tcPr>
            <w:tcW w:w="900" w:type="dxa"/>
          </w:tcPr>
          <w:p w14:paraId="692C8965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8E75DA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3780" w:type="dxa"/>
          </w:tcPr>
          <w:p w14:paraId="6C9FE412" w14:textId="77777777" w:rsidR="00B174A0" w:rsidRPr="00E11B97" w:rsidRDefault="00B174A0" w:rsidP="002129A9">
            <w:pPr>
              <w:numPr>
                <w:ilvl w:val="0"/>
                <w:numId w:val="83"/>
                <w:numberingChange w:id="315" w:author="Aristo" w:date="2010-02-17T16:43:00Z" w:original="(%1:5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introduced the Truman Doctrine</w:t>
            </w:r>
          </w:p>
        </w:tc>
      </w:tr>
    </w:tbl>
    <w:p w14:paraId="32699854" w14:textId="77777777" w:rsidR="0032493D" w:rsidRDefault="0032493D" w:rsidP="003C06CC">
      <w:pPr>
        <w:pStyle w:val="List"/>
        <w:spacing w:line="240" w:lineRule="auto"/>
        <w:ind w:left="0" w:right="1466" w:firstLine="0"/>
        <w:rPr>
          <w:rFonts w:hint="eastAsia"/>
          <w:sz w:val="20"/>
        </w:rPr>
      </w:pPr>
    </w:p>
    <w:p w14:paraId="1805909B" w14:textId="77777777" w:rsidR="00E62002" w:rsidRDefault="00E62002" w:rsidP="003C06CC">
      <w:pPr>
        <w:pStyle w:val="List"/>
        <w:spacing w:line="240" w:lineRule="auto"/>
        <w:ind w:left="0" w:right="1466" w:firstLine="0"/>
        <w:rPr>
          <w:rFonts w:hint="eastAsia"/>
          <w:sz w:val="20"/>
        </w:rPr>
      </w:pPr>
      <w:r w:rsidRPr="00E11B97">
        <w:rPr>
          <w:sz w:val="20"/>
        </w:rPr>
        <w:t>##(a)(iii);</w:t>
      </w:r>
      <w:r w:rsidR="001404BB">
        <w:rPr>
          <w:rFonts w:hint="eastAsia"/>
          <w:sz w:val="20"/>
        </w:rPr>
        <w:t xml:space="preserve"> </w:t>
      </w:r>
      <w:r w:rsidRPr="00E11B97">
        <w:rPr>
          <w:sz w:val="20"/>
        </w:rPr>
        <w:t>(b)(i); (c)(v); (d)(ii); (e)(iv)##</w:t>
      </w:r>
    </w:p>
    <w:p w14:paraId="288945BA" w14:textId="77777777" w:rsidR="00941E82" w:rsidRPr="00E11B97" w:rsidRDefault="00941E82" w:rsidP="003C06CC">
      <w:pPr>
        <w:pStyle w:val="List"/>
        <w:spacing w:line="240" w:lineRule="auto"/>
        <w:ind w:left="0" w:right="1466" w:firstLine="0"/>
        <w:rPr>
          <w:rFonts w:hint="eastAsia"/>
          <w:sz w:val="20"/>
        </w:rPr>
      </w:pPr>
    </w:p>
    <w:p w14:paraId="3544CBFC" w14:textId="77777777" w:rsidR="00E62002" w:rsidRPr="00941E82" w:rsidRDefault="00572FA3" w:rsidP="003C06CC">
      <w:pPr>
        <w:rPr>
          <w:sz w:val="20"/>
        </w:rPr>
      </w:pPr>
      <w:r w:rsidRPr="00941E82">
        <w:rPr>
          <w:rFonts w:hint="eastAsia"/>
          <w:sz w:val="20"/>
        </w:rPr>
        <w:t>|!|ET310</w:t>
      </w:r>
      <w:r w:rsidR="00AC2FC3">
        <w:rPr>
          <w:rFonts w:hint="eastAsia"/>
          <w:sz w:val="20"/>
        </w:rPr>
        <w:t>39</w:t>
      </w:r>
      <w:r w:rsidRPr="00941E82">
        <w:rPr>
          <w:rFonts w:hint="eastAsia"/>
          <w:sz w:val="20"/>
        </w:rPr>
        <w:t>|!|</w:t>
      </w:r>
    </w:p>
    <w:tbl>
      <w:tblPr>
        <w:tblW w:w="90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08"/>
        <w:gridCol w:w="790"/>
        <w:gridCol w:w="4430"/>
      </w:tblGrid>
      <w:tr w:rsidR="00E62002" w:rsidRPr="00E11B97" w14:paraId="2FBF782C" w14:textId="77777777">
        <w:tblPrEx>
          <w:tblCellMar>
            <w:top w:w="0" w:type="dxa"/>
            <w:bottom w:w="0" w:type="dxa"/>
          </w:tblCellMar>
        </w:tblPrEx>
        <w:tc>
          <w:tcPr>
            <w:tcW w:w="3808" w:type="dxa"/>
          </w:tcPr>
          <w:p w14:paraId="2B524D1A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A</w:t>
            </w:r>
          </w:p>
        </w:tc>
        <w:tc>
          <w:tcPr>
            <w:tcW w:w="790" w:type="dxa"/>
          </w:tcPr>
          <w:p w14:paraId="0F64AE06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</w:p>
        </w:tc>
        <w:tc>
          <w:tcPr>
            <w:tcW w:w="4430" w:type="dxa"/>
          </w:tcPr>
          <w:p w14:paraId="2474CBE9" w14:textId="77777777" w:rsidR="00E62002" w:rsidRPr="00E11B97" w:rsidRDefault="00E62002" w:rsidP="00923EF0">
            <w:pPr>
              <w:spacing w:beforeLines="10" w:before="36" w:afterLines="10" w:after="36"/>
              <w:rPr>
                <w:sz w:val="20"/>
              </w:rPr>
            </w:pPr>
            <w:r w:rsidRPr="00E11B97">
              <w:rPr>
                <w:sz w:val="20"/>
              </w:rPr>
              <w:t>Column B</w:t>
            </w:r>
          </w:p>
        </w:tc>
      </w:tr>
      <w:tr w:rsidR="00E62002" w:rsidRPr="00E11B97" w14:paraId="0E368238" w14:textId="77777777">
        <w:tblPrEx>
          <w:tblCellMar>
            <w:top w:w="0" w:type="dxa"/>
            <w:bottom w:w="0" w:type="dxa"/>
          </w:tblCellMar>
        </w:tblPrEx>
        <w:tc>
          <w:tcPr>
            <w:tcW w:w="3808" w:type="dxa"/>
          </w:tcPr>
          <w:p w14:paraId="5F71F13F" w14:textId="77777777" w:rsidR="00E62002" w:rsidRPr="00E11B97" w:rsidRDefault="00E62002" w:rsidP="002129A9">
            <w:pPr>
              <w:numPr>
                <w:ilvl w:val="0"/>
                <w:numId w:val="84"/>
                <w:numberingChange w:id="316" w:author="Aristo" w:date="2010-02-17T16:43:00Z" w:original="(%1:1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After the Second World War, </w:t>
            </w:r>
          </w:p>
        </w:tc>
        <w:tc>
          <w:tcPr>
            <w:tcW w:w="790" w:type="dxa"/>
          </w:tcPr>
          <w:p w14:paraId="3140DFBF" w14:textId="77777777" w:rsidR="00E62002" w:rsidRPr="00E11B97" w:rsidRDefault="00B174A0" w:rsidP="00923EF0">
            <w:pPr>
              <w:spacing w:beforeLines="10" w:before="36" w:afterLines="10" w:after="36"/>
              <w:rPr>
                <w:sz w:val="20"/>
              </w:rPr>
            </w:pPr>
            <w:r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430" w:type="dxa"/>
          </w:tcPr>
          <w:p w14:paraId="20D45E68" w14:textId="77777777" w:rsidR="00E62002" w:rsidRPr="00E11B97" w:rsidRDefault="00E62002" w:rsidP="002129A9">
            <w:pPr>
              <w:numPr>
                <w:ilvl w:val="0"/>
                <w:numId w:val="85"/>
                <w:numberingChange w:id="317" w:author="Aristo" w:date="2010-02-17T16:43:00Z" w:original="(%1:1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in order to expand the influence of the Soviet Union</w:t>
            </w:r>
          </w:p>
        </w:tc>
      </w:tr>
      <w:tr w:rsidR="00B174A0" w:rsidRPr="00E11B97" w14:paraId="67BD8A02" w14:textId="77777777">
        <w:tblPrEx>
          <w:tblCellMar>
            <w:top w:w="0" w:type="dxa"/>
            <w:bottom w:w="0" w:type="dxa"/>
          </w:tblCellMar>
        </w:tblPrEx>
        <w:tc>
          <w:tcPr>
            <w:tcW w:w="3808" w:type="dxa"/>
          </w:tcPr>
          <w:p w14:paraId="5C2E47ED" w14:textId="77777777" w:rsidR="00B174A0" w:rsidRPr="00E11B97" w:rsidRDefault="00B174A0" w:rsidP="002129A9">
            <w:pPr>
              <w:numPr>
                <w:ilvl w:val="0"/>
                <w:numId w:val="84"/>
                <w:numberingChange w:id="318" w:author="Aristo" w:date="2010-02-17T16:43:00Z" w:original="(%1:2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Stalin ordered the Blockade of Berlin </w:t>
            </w:r>
          </w:p>
        </w:tc>
        <w:tc>
          <w:tcPr>
            <w:tcW w:w="790" w:type="dxa"/>
          </w:tcPr>
          <w:p w14:paraId="768A4807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4F5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430" w:type="dxa"/>
            <w:vAlign w:val="center"/>
          </w:tcPr>
          <w:p w14:paraId="31FA3B31" w14:textId="77777777" w:rsidR="00B174A0" w:rsidRPr="00E11B97" w:rsidRDefault="00B174A0" w:rsidP="002129A9">
            <w:pPr>
              <w:numPr>
                <w:ilvl w:val="0"/>
                <w:numId w:val="85"/>
                <w:numberingChange w:id="319" w:author="Aristo" w:date="2010-02-17T16:43:00Z" w:original="(%1:2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Berlin was divided into four occupation zones</w:t>
            </w:r>
          </w:p>
        </w:tc>
      </w:tr>
      <w:tr w:rsidR="00B174A0" w:rsidRPr="00E11B97" w14:paraId="128B3F07" w14:textId="77777777">
        <w:tblPrEx>
          <w:tblCellMar>
            <w:top w:w="0" w:type="dxa"/>
            <w:bottom w:w="0" w:type="dxa"/>
          </w:tblCellMar>
        </w:tblPrEx>
        <w:tc>
          <w:tcPr>
            <w:tcW w:w="3808" w:type="dxa"/>
          </w:tcPr>
          <w:p w14:paraId="6D646C4E" w14:textId="77777777" w:rsidR="00B174A0" w:rsidRPr="00E11B97" w:rsidRDefault="00B174A0" w:rsidP="002129A9">
            <w:pPr>
              <w:numPr>
                <w:ilvl w:val="0"/>
                <w:numId w:val="84"/>
                <w:numberingChange w:id="320" w:author="Aristo" w:date="2010-02-17T16:43:00Z" w:original="(%1:3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The Vietnam War broke out </w:t>
            </w:r>
          </w:p>
        </w:tc>
        <w:tc>
          <w:tcPr>
            <w:tcW w:w="790" w:type="dxa"/>
          </w:tcPr>
          <w:p w14:paraId="409BD6A9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4F5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430" w:type="dxa"/>
          </w:tcPr>
          <w:p w14:paraId="3586E1A5" w14:textId="77777777" w:rsidR="00B174A0" w:rsidRPr="00E11B97" w:rsidRDefault="00B174A0" w:rsidP="002129A9">
            <w:pPr>
              <w:numPr>
                <w:ilvl w:val="0"/>
                <w:numId w:val="85"/>
                <w:numberingChange w:id="321" w:author="Aristo" w:date="2010-02-17T16:43:00Z" w:original="(%1:3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defeat of South Vietnam</w:t>
            </w:r>
          </w:p>
        </w:tc>
      </w:tr>
      <w:tr w:rsidR="00B174A0" w:rsidRPr="00E11B97" w14:paraId="6BAA6E87" w14:textId="77777777">
        <w:tblPrEx>
          <w:tblCellMar>
            <w:top w:w="0" w:type="dxa"/>
            <w:bottom w:w="0" w:type="dxa"/>
          </w:tblCellMar>
        </w:tblPrEx>
        <w:tc>
          <w:tcPr>
            <w:tcW w:w="3808" w:type="dxa"/>
          </w:tcPr>
          <w:p w14:paraId="02FD98FB" w14:textId="77777777" w:rsidR="00B174A0" w:rsidRPr="00E11B97" w:rsidRDefault="00B174A0" w:rsidP="002129A9">
            <w:pPr>
              <w:numPr>
                <w:ilvl w:val="0"/>
                <w:numId w:val="84"/>
                <w:numberingChange w:id="322" w:author="Aristo" w:date="2010-02-17T16:43:00Z" w:original="(%1:4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 xml:space="preserve">The Vietnam War ended with </w:t>
            </w:r>
          </w:p>
        </w:tc>
        <w:tc>
          <w:tcPr>
            <w:tcW w:w="790" w:type="dxa"/>
          </w:tcPr>
          <w:p w14:paraId="55E299D1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4F5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430" w:type="dxa"/>
          </w:tcPr>
          <w:p w14:paraId="7133CF73" w14:textId="77777777" w:rsidR="00B174A0" w:rsidRPr="00E11B97" w:rsidRDefault="00B174A0" w:rsidP="002129A9">
            <w:pPr>
              <w:numPr>
                <w:ilvl w:val="0"/>
                <w:numId w:val="85"/>
                <w:numberingChange w:id="323" w:author="Aristo" w:date="2010-02-17T16:43:00Z" w:original="(%1:4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fall of communism in Eastern Europe and the Soviet Union</w:t>
            </w:r>
          </w:p>
        </w:tc>
      </w:tr>
      <w:tr w:rsidR="00B174A0" w:rsidRPr="00E11B97" w14:paraId="47CD947F" w14:textId="77777777">
        <w:tblPrEx>
          <w:tblCellMar>
            <w:top w:w="0" w:type="dxa"/>
            <w:bottom w:w="0" w:type="dxa"/>
          </w:tblCellMar>
        </w:tblPrEx>
        <w:tc>
          <w:tcPr>
            <w:tcW w:w="3808" w:type="dxa"/>
          </w:tcPr>
          <w:p w14:paraId="045F25B6" w14:textId="77777777" w:rsidR="00B174A0" w:rsidRPr="00E11B97" w:rsidRDefault="00B174A0" w:rsidP="002129A9">
            <w:pPr>
              <w:numPr>
                <w:ilvl w:val="0"/>
                <w:numId w:val="84"/>
                <w:numberingChange w:id="324" w:author="Aristo" w:date="2010-02-17T16:43:00Z" w:original="(%1:5:4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The Cold War ended with</w:t>
            </w:r>
          </w:p>
        </w:tc>
        <w:tc>
          <w:tcPr>
            <w:tcW w:w="790" w:type="dxa"/>
          </w:tcPr>
          <w:p w14:paraId="5136638D" w14:textId="77777777" w:rsidR="00B174A0" w:rsidRPr="00E11B97" w:rsidRDefault="00B174A0" w:rsidP="00B174A0">
            <w:pPr>
              <w:spacing w:beforeLines="10" w:before="36" w:afterLines="10" w:after="36"/>
              <w:rPr>
                <w:sz w:val="20"/>
              </w:rPr>
            </w:pPr>
            <w:r w:rsidRPr="006C4F51">
              <w:rPr>
                <w:rFonts w:ascii="MingLiU" w:hAnsi="MingLiU"/>
                <w:sz w:val="20"/>
              </w:rPr>
              <w:t>□</w:t>
            </w:r>
          </w:p>
        </w:tc>
        <w:tc>
          <w:tcPr>
            <w:tcW w:w="4430" w:type="dxa"/>
          </w:tcPr>
          <w:p w14:paraId="2E95E70C" w14:textId="77777777" w:rsidR="00B174A0" w:rsidRPr="00E11B97" w:rsidRDefault="00B174A0" w:rsidP="002129A9">
            <w:pPr>
              <w:numPr>
                <w:ilvl w:val="0"/>
                <w:numId w:val="85"/>
                <w:numberingChange w:id="325" w:author="Aristo" w:date="2010-02-17T16:43:00Z" w:original="(%1:5:2:)"/>
              </w:numPr>
              <w:spacing w:beforeLines="10" w:before="36" w:afterLines="10" w:after="36"/>
              <w:jc w:val="both"/>
              <w:rPr>
                <w:sz w:val="20"/>
              </w:rPr>
            </w:pPr>
            <w:r w:rsidRPr="00E11B97">
              <w:rPr>
                <w:sz w:val="20"/>
              </w:rPr>
              <w:t>in 1965</w:t>
            </w:r>
          </w:p>
        </w:tc>
      </w:tr>
    </w:tbl>
    <w:p w14:paraId="34C69D83" w14:textId="77777777" w:rsidR="00941E82" w:rsidRDefault="00941E82" w:rsidP="003C06CC">
      <w:pPr>
        <w:pStyle w:val="List"/>
        <w:spacing w:line="240" w:lineRule="auto"/>
        <w:ind w:left="0" w:right="1466" w:firstLine="0"/>
        <w:rPr>
          <w:rFonts w:hint="eastAsia"/>
          <w:sz w:val="20"/>
        </w:rPr>
      </w:pPr>
    </w:p>
    <w:p w14:paraId="4295681B" w14:textId="77777777" w:rsidR="00E62002" w:rsidRPr="00E11B97" w:rsidRDefault="00E62002" w:rsidP="003C06CC">
      <w:pPr>
        <w:pStyle w:val="List"/>
        <w:spacing w:line="240" w:lineRule="auto"/>
        <w:ind w:left="0" w:right="1466" w:firstLine="0"/>
        <w:rPr>
          <w:sz w:val="20"/>
        </w:rPr>
      </w:pPr>
      <w:r w:rsidRPr="00E11B97">
        <w:rPr>
          <w:sz w:val="20"/>
        </w:rPr>
        <w:t>##(a)(ii); (b)(i); (c)(v); (d)(iii); (e)(iv)##</w:t>
      </w:r>
    </w:p>
    <w:p w14:paraId="78C7B284" w14:textId="77777777" w:rsidR="00E62002" w:rsidRPr="00E11B97" w:rsidRDefault="00E62002" w:rsidP="003C06CC">
      <w:pPr>
        <w:rPr>
          <w:sz w:val="20"/>
        </w:rPr>
      </w:pPr>
    </w:p>
    <w:sectPr w:rsidR="00E62002" w:rsidRPr="00E11B97" w:rsidSect="00B5286F">
      <w:headerReference w:type="default" r:id="rId7"/>
      <w:footerReference w:type="default" r:id="rId8"/>
      <w:pgSz w:w="11906" w:h="16838" w:code="9"/>
      <w:pgMar w:top="851" w:right="1701" w:bottom="851" w:left="1701" w:header="851" w:footer="851" w:gutter="0"/>
      <w:pgNumType w:start="39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2DCE0" w14:textId="77777777" w:rsidR="00E5096F" w:rsidRDefault="00E5096F">
      <w:r>
        <w:separator/>
      </w:r>
    </w:p>
  </w:endnote>
  <w:endnote w:type="continuationSeparator" w:id="0">
    <w:p w14:paraId="11F491A8" w14:textId="77777777" w:rsidR="00E5096F" w:rsidRDefault="00E50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3763" w14:textId="77777777" w:rsidR="00F30009" w:rsidDel="000208F9" w:rsidRDefault="00F30009" w:rsidP="00B5286F">
    <w:pPr>
      <w:pStyle w:val="Footer"/>
      <w:tabs>
        <w:tab w:val="clear" w:pos="8306"/>
      </w:tabs>
      <w:rPr>
        <w:del w:id="331" w:author="Aristo" w:date="2010-02-24T16:42:00Z"/>
        <w:rFonts w:hint="eastAsia"/>
      </w:rPr>
    </w:pPr>
    <w:del w:id="332" w:author="Aristo" w:date="2010-02-24T16:42:00Z">
      <w:r w:rsidDel="000208F9">
        <w:rPr>
          <w:rFonts w:hint="eastAsia"/>
        </w:rPr>
        <w:delText>______________________________________________________________________________</w:delText>
      </w:r>
    </w:del>
  </w:p>
  <w:p w14:paraId="516AABB4" w14:textId="77777777" w:rsidR="00F30009" w:rsidRDefault="00F30009" w:rsidP="00B5286F">
    <w:pPr>
      <w:pStyle w:val="Footer"/>
      <w:tabs>
        <w:tab w:val="clear" w:pos="8306"/>
      </w:tabs>
      <w:rPr>
        <w:rFonts w:hint="eastAsia"/>
      </w:rPr>
    </w:pPr>
    <w:del w:id="333" w:author="Aristo" w:date="2010-02-24T16:42:00Z">
      <w:r w:rsidDel="000208F9">
        <w:delText>©</w:delText>
      </w:r>
      <w:r w:rsidDel="000208F9">
        <w:rPr>
          <w:rFonts w:hint="eastAsia"/>
        </w:rPr>
        <w:delText xml:space="preserve"> Aristo Educational Press Ltd. 2010                                                     </w:delText>
      </w:r>
      <w:r w:rsidDel="000208F9">
        <w:rPr>
          <w:rStyle w:val="PageNumber"/>
        </w:rPr>
        <w:fldChar w:fldCharType="begin"/>
      </w:r>
      <w:r w:rsidDel="000208F9">
        <w:rPr>
          <w:rStyle w:val="PageNumber"/>
        </w:rPr>
        <w:delInstrText xml:space="preserve"> PAGE </w:delInstrText>
      </w:r>
      <w:r w:rsidDel="000208F9">
        <w:rPr>
          <w:rStyle w:val="PageNumber"/>
        </w:rPr>
        <w:fldChar w:fldCharType="separate"/>
      </w:r>
      <w:r w:rsidR="000208F9" w:rsidDel="000208F9">
        <w:rPr>
          <w:rStyle w:val="PageNumber"/>
          <w:noProof/>
        </w:rPr>
        <w:delText>39</w:delText>
      </w:r>
      <w:r w:rsidDel="000208F9">
        <w:rPr>
          <w:rStyle w:val="PageNumber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417E5" w14:textId="77777777" w:rsidR="00E5096F" w:rsidRDefault="00E5096F">
      <w:r>
        <w:separator/>
      </w:r>
    </w:p>
  </w:footnote>
  <w:footnote w:type="continuationSeparator" w:id="0">
    <w:p w14:paraId="0D0C1808" w14:textId="77777777" w:rsidR="00E5096F" w:rsidRDefault="00E50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006D" w14:textId="77777777" w:rsidR="00F30009" w:rsidDel="000208F9" w:rsidRDefault="00F30009" w:rsidP="00B5286F">
    <w:pPr>
      <w:pStyle w:val="Header"/>
      <w:jc w:val="center"/>
      <w:rPr>
        <w:del w:id="326" w:author="Aristo" w:date="2010-02-24T16:42:00Z"/>
        <w:rFonts w:hint="eastAsia"/>
      </w:rPr>
    </w:pPr>
    <w:del w:id="327" w:author="Aristo" w:date="2010-02-24T16:42:00Z">
      <w:r w:rsidDel="000208F9">
        <w:rPr>
          <w:rFonts w:hint="eastAsia"/>
        </w:rPr>
        <w:delText>New Journey Through History 3</w:delText>
      </w:r>
    </w:del>
  </w:p>
  <w:p w14:paraId="450D34D5" w14:textId="77777777" w:rsidR="00F30009" w:rsidDel="000208F9" w:rsidRDefault="00F30009" w:rsidP="00B5286F">
    <w:pPr>
      <w:pStyle w:val="Header"/>
      <w:jc w:val="center"/>
      <w:rPr>
        <w:del w:id="328" w:author="Aristo" w:date="2010-02-24T16:42:00Z"/>
        <w:rFonts w:hint="eastAsia"/>
      </w:rPr>
    </w:pPr>
    <w:del w:id="329" w:author="Aristo" w:date="2010-02-24T16:42:00Z">
      <w:r w:rsidDel="000208F9">
        <w:rPr>
          <w:rFonts w:hint="eastAsia"/>
        </w:rPr>
        <w:delText>Topic: International conflicts and threats to peace in the 20th century</w:delText>
      </w:r>
    </w:del>
  </w:p>
  <w:p w14:paraId="26B0A40D" w14:textId="77777777" w:rsidR="00F30009" w:rsidRDefault="00F30009" w:rsidP="00B5286F">
    <w:pPr>
      <w:pStyle w:val="Header"/>
      <w:jc w:val="center"/>
      <w:rPr>
        <w:rFonts w:hint="eastAsia"/>
      </w:rPr>
    </w:pPr>
    <w:del w:id="330" w:author="Aristo" w:date="2010-02-24T16:42:00Z">
      <w:r w:rsidDel="000208F9">
        <w:rPr>
          <w:rFonts w:hint="eastAsia"/>
        </w:rPr>
        <w:delText>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A4A"/>
    <w:multiLevelType w:val="hybridMultilevel"/>
    <w:tmpl w:val="053AF850"/>
    <w:lvl w:ilvl="0" w:tplc="235E4226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1BB20FC"/>
    <w:multiLevelType w:val="hybridMultilevel"/>
    <w:tmpl w:val="5A107C60"/>
    <w:lvl w:ilvl="0" w:tplc="E27AF824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783C57"/>
    <w:multiLevelType w:val="hybridMultilevel"/>
    <w:tmpl w:val="736682F8"/>
    <w:lvl w:ilvl="0" w:tplc="A6A0BBDC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4090739"/>
    <w:multiLevelType w:val="hybridMultilevel"/>
    <w:tmpl w:val="790C5FC0"/>
    <w:lvl w:ilvl="0" w:tplc="EB1C1D94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62B5F05"/>
    <w:multiLevelType w:val="hybridMultilevel"/>
    <w:tmpl w:val="2A1E1342"/>
    <w:lvl w:ilvl="0" w:tplc="126E424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7416B49"/>
    <w:multiLevelType w:val="hybridMultilevel"/>
    <w:tmpl w:val="419C775A"/>
    <w:lvl w:ilvl="0" w:tplc="F508B3B0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CC80D02"/>
    <w:multiLevelType w:val="hybridMultilevel"/>
    <w:tmpl w:val="4FBA1D4C"/>
    <w:lvl w:ilvl="0" w:tplc="C74AF4CE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EBD1E0D"/>
    <w:multiLevelType w:val="hybridMultilevel"/>
    <w:tmpl w:val="FC92F01E"/>
    <w:lvl w:ilvl="0" w:tplc="1E8AEFE8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0F9219A4"/>
    <w:multiLevelType w:val="hybridMultilevel"/>
    <w:tmpl w:val="B0B49584"/>
    <w:lvl w:ilvl="0" w:tplc="EF6A395E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47E624C"/>
    <w:multiLevelType w:val="hybridMultilevel"/>
    <w:tmpl w:val="7C985EE8"/>
    <w:lvl w:ilvl="0" w:tplc="18D4E5D2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6E2006F"/>
    <w:multiLevelType w:val="hybridMultilevel"/>
    <w:tmpl w:val="8006F4D4"/>
    <w:lvl w:ilvl="0" w:tplc="DBDC1A24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7A41D5C"/>
    <w:multiLevelType w:val="hybridMultilevel"/>
    <w:tmpl w:val="05B4456E"/>
    <w:lvl w:ilvl="0" w:tplc="A2783FB4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91621B9"/>
    <w:multiLevelType w:val="hybridMultilevel"/>
    <w:tmpl w:val="C29C926C"/>
    <w:lvl w:ilvl="0" w:tplc="88D61FC6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A47409C"/>
    <w:multiLevelType w:val="hybridMultilevel"/>
    <w:tmpl w:val="C7B04F8E"/>
    <w:lvl w:ilvl="0" w:tplc="4B349F1A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A8F1A18"/>
    <w:multiLevelType w:val="hybridMultilevel"/>
    <w:tmpl w:val="7D5CC424"/>
    <w:lvl w:ilvl="0" w:tplc="F2C28D2C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1A974EC7"/>
    <w:multiLevelType w:val="hybridMultilevel"/>
    <w:tmpl w:val="E75EC248"/>
    <w:lvl w:ilvl="0" w:tplc="F632954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1BAE298F"/>
    <w:multiLevelType w:val="hybridMultilevel"/>
    <w:tmpl w:val="0B6C6EA0"/>
    <w:lvl w:ilvl="0" w:tplc="916ECAF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EA54602"/>
    <w:multiLevelType w:val="hybridMultilevel"/>
    <w:tmpl w:val="09CC2512"/>
    <w:lvl w:ilvl="0" w:tplc="80582FE2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1EEB48A1"/>
    <w:multiLevelType w:val="hybridMultilevel"/>
    <w:tmpl w:val="3D88E09E"/>
    <w:lvl w:ilvl="0" w:tplc="916ECAF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1C94939"/>
    <w:multiLevelType w:val="hybridMultilevel"/>
    <w:tmpl w:val="87E6FE04"/>
    <w:lvl w:ilvl="0" w:tplc="25CC8B58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233D1827"/>
    <w:multiLevelType w:val="hybridMultilevel"/>
    <w:tmpl w:val="A53C8802"/>
    <w:lvl w:ilvl="0" w:tplc="656C414A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3F52AE0"/>
    <w:multiLevelType w:val="hybridMultilevel"/>
    <w:tmpl w:val="22AA269E"/>
    <w:lvl w:ilvl="0" w:tplc="4462BBC0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5377467"/>
    <w:multiLevelType w:val="hybridMultilevel"/>
    <w:tmpl w:val="B3A0AD7C"/>
    <w:lvl w:ilvl="0" w:tplc="17E06642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64C5FF1"/>
    <w:multiLevelType w:val="hybridMultilevel"/>
    <w:tmpl w:val="FD22A79E"/>
    <w:lvl w:ilvl="0" w:tplc="B030C2F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2897619F"/>
    <w:multiLevelType w:val="hybridMultilevel"/>
    <w:tmpl w:val="A7DADBD2"/>
    <w:lvl w:ilvl="0" w:tplc="90B8783E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9C92D0B"/>
    <w:multiLevelType w:val="hybridMultilevel"/>
    <w:tmpl w:val="6A8259F4"/>
    <w:lvl w:ilvl="0" w:tplc="79D8E554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29DB7CEE"/>
    <w:multiLevelType w:val="hybridMultilevel"/>
    <w:tmpl w:val="316438C0"/>
    <w:lvl w:ilvl="0" w:tplc="DC98393E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2C403C8F"/>
    <w:multiLevelType w:val="hybridMultilevel"/>
    <w:tmpl w:val="E31C27C8"/>
    <w:lvl w:ilvl="0" w:tplc="90FEDE0E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2C6A0B36"/>
    <w:multiLevelType w:val="hybridMultilevel"/>
    <w:tmpl w:val="92147BDA"/>
    <w:lvl w:ilvl="0" w:tplc="187C8E3E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2FD37E52"/>
    <w:multiLevelType w:val="hybridMultilevel"/>
    <w:tmpl w:val="E662DE58"/>
    <w:lvl w:ilvl="0" w:tplc="E23833C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304223CF"/>
    <w:multiLevelType w:val="hybridMultilevel"/>
    <w:tmpl w:val="FD0427A0"/>
    <w:lvl w:ilvl="0" w:tplc="9F38C664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3117072D"/>
    <w:multiLevelType w:val="hybridMultilevel"/>
    <w:tmpl w:val="D318F264"/>
    <w:lvl w:ilvl="0" w:tplc="9BCE9E1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34770484"/>
    <w:multiLevelType w:val="hybridMultilevel"/>
    <w:tmpl w:val="DDF491B4"/>
    <w:lvl w:ilvl="0" w:tplc="A0C05496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34E04123"/>
    <w:multiLevelType w:val="hybridMultilevel"/>
    <w:tmpl w:val="5992C40A"/>
    <w:lvl w:ilvl="0" w:tplc="FC2AA57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35275F0E"/>
    <w:multiLevelType w:val="hybridMultilevel"/>
    <w:tmpl w:val="E0548F00"/>
    <w:lvl w:ilvl="0" w:tplc="92D8DAE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35596528"/>
    <w:multiLevelType w:val="hybridMultilevel"/>
    <w:tmpl w:val="FA6C8B8E"/>
    <w:lvl w:ilvl="0" w:tplc="6994E052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359D7B57"/>
    <w:multiLevelType w:val="hybridMultilevel"/>
    <w:tmpl w:val="24149442"/>
    <w:lvl w:ilvl="0" w:tplc="F7F6351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378E014E"/>
    <w:multiLevelType w:val="hybridMultilevel"/>
    <w:tmpl w:val="6E6228B6"/>
    <w:lvl w:ilvl="0" w:tplc="569636B2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387760C6"/>
    <w:multiLevelType w:val="hybridMultilevel"/>
    <w:tmpl w:val="A73427DC"/>
    <w:lvl w:ilvl="0" w:tplc="102223B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3A5A5521"/>
    <w:multiLevelType w:val="hybridMultilevel"/>
    <w:tmpl w:val="3CFAC7DC"/>
    <w:lvl w:ilvl="0" w:tplc="471678F2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3C635560"/>
    <w:multiLevelType w:val="hybridMultilevel"/>
    <w:tmpl w:val="2E8E6ED0"/>
    <w:lvl w:ilvl="0" w:tplc="261EA496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3FA550E6"/>
    <w:multiLevelType w:val="hybridMultilevel"/>
    <w:tmpl w:val="B8ECAA42"/>
    <w:lvl w:ilvl="0" w:tplc="656696F4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41687EF5"/>
    <w:multiLevelType w:val="hybridMultilevel"/>
    <w:tmpl w:val="A4F6F392"/>
    <w:lvl w:ilvl="0" w:tplc="19DECD6E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41AD3ABE"/>
    <w:multiLevelType w:val="hybridMultilevel"/>
    <w:tmpl w:val="72B6315C"/>
    <w:lvl w:ilvl="0" w:tplc="58505FC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448E4403"/>
    <w:multiLevelType w:val="hybridMultilevel"/>
    <w:tmpl w:val="B928DD9A"/>
    <w:lvl w:ilvl="0" w:tplc="03FACD24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47107EE8"/>
    <w:multiLevelType w:val="hybridMultilevel"/>
    <w:tmpl w:val="C0D2D7CC"/>
    <w:lvl w:ilvl="0" w:tplc="E550DEC4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499F174E"/>
    <w:multiLevelType w:val="hybridMultilevel"/>
    <w:tmpl w:val="6CFEB1E8"/>
    <w:lvl w:ilvl="0" w:tplc="2B86271A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54E06854"/>
    <w:multiLevelType w:val="singleLevel"/>
    <w:tmpl w:val="69BE3BBE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8" w15:restartNumberingAfterBreak="0">
    <w:nsid w:val="55C36C99"/>
    <w:multiLevelType w:val="hybridMultilevel"/>
    <w:tmpl w:val="CADAC71A"/>
    <w:lvl w:ilvl="0" w:tplc="A79452FA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6611A37"/>
    <w:multiLevelType w:val="hybridMultilevel"/>
    <w:tmpl w:val="CF2C6138"/>
    <w:lvl w:ilvl="0" w:tplc="FDF2DF64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8F20967"/>
    <w:multiLevelType w:val="hybridMultilevel"/>
    <w:tmpl w:val="B01C9F3C"/>
    <w:lvl w:ilvl="0" w:tplc="8B023B84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99440AF"/>
    <w:multiLevelType w:val="hybridMultilevel"/>
    <w:tmpl w:val="503A4406"/>
    <w:lvl w:ilvl="0" w:tplc="87067486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2" w15:restartNumberingAfterBreak="0">
    <w:nsid w:val="59C242B8"/>
    <w:multiLevelType w:val="hybridMultilevel"/>
    <w:tmpl w:val="8D56C15E"/>
    <w:lvl w:ilvl="0" w:tplc="1F546066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3" w15:restartNumberingAfterBreak="0">
    <w:nsid w:val="5B521BF2"/>
    <w:multiLevelType w:val="hybridMultilevel"/>
    <w:tmpl w:val="AE28BE92"/>
    <w:lvl w:ilvl="0" w:tplc="E9BA222E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F626C3E"/>
    <w:multiLevelType w:val="hybridMultilevel"/>
    <w:tmpl w:val="AE440136"/>
    <w:lvl w:ilvl="0" w:tplc="25F2276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61500B3F"/>
    <w:multiLevelType w:val="hybridMultilevel"/>
    <w:tmpl w:val="4CC2040A"/>
    <w:lvl w:ilvl="0" w:tplc="A562239E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6" w15:restartNumberingAfterBreak="0">
    <w:nsid w:val="61C75DD2"/>
    <w:multiLevelType w:val="hybridMultilevel"/>
    <w:tmpl w:val="23C21F3E"/>
    <w:lvl w:ilvl="0" w:tplc="6982323E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7" w15:restartNumberingAfterBreak="0">
    <w:nsid w:val="626B61FA"/>
    <w:multiLevelType w:val="hybridMultilevel"/>
    <w:tmpl w:val="DA94FA2A"/>
    <w:lvl w:ilvl="0" w:tplc="837A555A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8" w15:restartNumberingAfterBreak="0">
    <w:nsid w:val="62B757EF"/>
    <w:multiLevelType w:val="hybridMultilevel"/>
    <w:tmpl w:val="559842CE"/>
    <w:lvl w:ilvl="0" w:tplc="547C9BEA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640E3E13"/>
    <w:multiLevelType w:val="hybridMultilevel"/>
    <w:tmpl w:val="1E02ABC0"/>
    <w:lvl w:ilvl="0" w:tplc="51DCDD78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0" w15:restartNumberingAfterBreak="0">
    <w:nsid w:val="674F1491"/>
    <w:multiLevelType w:val="hybridMultilevel"/>
    <w:tmpl w:val="848C5818"/>
    <w:lvl w:ilvl="0" w:tplc="AA76072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7FE3CCA"/>
    <w:multiLevelType w:val="hybridMultilevel"/>
    <w:tmpl w:val="8D520064"/>
    <w:lvl w:ilvl="0" w:tplc="11A43E84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7FF5E9F"/>
    <w:multiLevelType w:val="hybridMultilevel"/>
    <w:tmpl w:val="919474D4"/>
    <w:lvl w:ilvl="0" w:tplc="89805AA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3" w15:restartNumberingAfterBreak="0">
    <w:nsid w:val="6821762C"/>
    <w:multiLevelType w:val="multilevel"/>
    <w:tmpl w:val="5CF6A7C6"/>
    <w:lvl w:ilvl="0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4" w15:restartNumberingAfterBreak="0">
    <w:nsid w:val="6B7D64D7"/>
    <w:multiLevelType w:val="hybridMultilevel"/>
    <w:tmpl w:val="A222A584"/>
    <w:lvl w:ilvl="0" w:tplc="B74C86C6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6C3F099C"/>
    <w:multiLevelType w:val="hybridMultilevel"/>
    <w:tmpl w:val="93362A1C"/>
    <w:lvl w:ilvl="0" w:tplc="C90C4DC4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763890"/>
    <w:multiLevelType w:val="hybridMultilevel"/>
    <w:tmpl w:val="7A905882"/>
    <w:lvl w:ilvl="0" w:tplc="EF0C5C92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D8025E4"/>
    <w:multiLevelType w:val="hybridMultilevel"/>
    <w:tmpl w:val="91F0098C"/>
    <w:lvl w:ilvl="0" w:tplc="9E4AE760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8" w15:restartNumberingAfterBreak="0">
    <w:nsid w:val="6E6A15F4"/>
    <w:multiLevelType w:val="hybridMultilevel"/>
    <w:tmpl w:val="DC82173C"/>
    <w:lvl w:ilvl="0" w:tplc="8DE2A746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9" w15:restartNumberingAfterBreak="0">
    <w:nsid w:val="6EEF1FED"/>
    <w:multiLevelType w:val="hybridMultilevel"/>
    <w:tmpl w:val="E7C0471A"/>
    <w:lvl w:ilvl="0" w:tplc="C890BD32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17577C7"/>
    <w:multiLevelType w:val="hybridMultilevel"/>
    <w:tmpl w:val="99802F1E"/>
    <w:lvl w:ilvl="0" w:tplc="25F2276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1" w15:restartNumberingAfterBreak="0">
    <w:nsid w:val="71B62F21"/>
    <w:multiLevelType w:val="hybridMultilevel"/>
    <w:tmpl w:val="A0C41610"/>
    <w:lvl w:ilvl="0" w:tplc="507281D8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2" w15:restartNumberingAfterBreak="0">
    <w:nsid w:val="72310C23"/>
    <w:multiLevelType w:val="hybridMultilevel"/>
    <w:tmpl w:val="BA8E8F32"/>
    <w:lvl w:ilvl="0" w:tplc="68B2114C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3" w15:restartNumberingAfterBreak="0">
    <w:nsid w:val="7298009C"/>
    <w:multiLevelType w:val="hybridMultilevel"/>
    <w:tmpl w:val="31C6ED8C"/>
    <w:lvl w:ilvl="0" w:tplc="DC4872C2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4" w15:restartNumberingAfterBreak="0">
    <w:nsid w:val="742E4ECB"/>
    <w:multiLevelType w:val="hybridMultilevel"/>
    <w:tmpl w:val="0180FF6A"/>
    <w:lvl w:ilvl="0" w:tplc="6CFC76F4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5" w15:restartNumberingAfterBreak="0">
    <w:nsid w:val="753E2270"/>
    <w:multiLevelType w:val="hybridMultilevel"/>
    <w:tmpl w:val="9530EADE"/>
    <w:lvl w:ilvl="0" w:tplc="EAFA33AE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6" w15:restartNumberingAfterBreak="0">
    <w:nsid w:val="76487942"/>
    <w:multiLevelType w:val="hybridMultilevel"/>
    <w:tmpl w:val="79A08E0E"/>
    <w:lvl w:ilvl="0" w:tplc="6210581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76805ED6"/>
    <w:multiLevelType w:val="hybridMultilevel"/>
    <w:tmpl w:val="F9E69BD2"/>
    <w:lvl w:ilvl="0" w:tplc="C0E49BD6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8" w15:restartNumberingAfterBreak="0">
    <w:nsid w:val="799937A5"/>
    <w:multiLevelType w:val="hybridMultilevel"/>
    <w:tmpl w:val="CB7E4A32"/>
    <w:lvl w:ilvl="0" w:tplc="5C58200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9" w15:restartNumberingAfterBreak="0">
    <w:nsid w:val="79C12FA3"/>
    <w:multiLevelType w:val="hybridMultilevel"/>
    <w:tmpl w:val="91B2E5D6"/>
    <w:lvl w:ilvl="0" w:tplc="0B9A8522">
      <w:start w:val="1"/>
      <w:numFmt w:val="lowerRoman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0" w15:restartNumberingAfterBreak="0">
    <w:nsid w:val="7BC75044"/>
    <w:multiLevelType w:val="hybridMultilevel"/>
    <w:tmpl w:val="1C880962"/>
    <w:lvl w:ilvl="0" w:tplc="CD7A4F12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1" w15:restartNumberingAfterBreak="0">
    <w:nsid w:val="7D5A3045"/>
    <w:multiLevelType w:val="hybridMultilevel"/>
    <w:tmpl w:val="21C282F8"/>
    <w:lvl w:ilvl="0" w:tplc="25F2276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2" w15:restartNumberingAfterBreak="0">
    <w:nsid w:val="7DC82DC6"/>
    <w:multiLevelType w:val="hybridMultilevel"/>
    <w:tmpl w:val="803E4294"/>
    <w:lvl w:ilvl="0" w:tplc="3CC0019C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3" w15:restartNumberingAfterBreak="0">
    <w:nsid w:val="7EDB6B40"/>
    <w:multiLevelType w:val="hybridMultilevel"/>
    <w:tmpl w:val="AE7E9D34"/>
    <w:lvl w:ilvl="0" w:tplc="5E94A7C0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4" w15:restartNumberingAfterBreak="0">
    <w:nsid w:val="7EF31771"/>
    <w:multiLevelType w:val="hybridMultilevel"/>
    <w:tmpl w:val="0AE07DCA"/>
    <w:lvl w:ilvl="0" w:tplc="539296E2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74330472">
    <w:abstractNumId w:val="2"/>
  </w:num>
  <w:num w:numId="2" w16cid:durableId="1151406664">
    <w:abstractNumId w:val="47"/>
  </w:num>
  <w:num w:numId="3" w16cid:durableId="354235009">
    <w:abstractNumId w:val="77"/>
  </w:num>
  <w:num w:numId="4" w16cid:durableId="1212302329">
    <w:abstractNumId w:val="15"/>
  </w:num>
  <w:num w:numId="5" w16cid:durableId="1664158738">
    <w:abstractNumId w:val="53"/>
  </w:num>
  <w:num w:numId="6" w16cid:durableId="807475414">
    <w:abstractNumId w:val="42"/>
  </w:num>
  <w:num w:numId="7" w16cid:durableId="1881480018">
    <w:abstractNumId w:val="48"/>
  </w:num>
  <w:num w:numId="8" w16cid:durableId="1367676812">
    <w:abstractNumId w:val="19"/>
  </w:num>
  <w:num w:numId="9" w16cid:durableId="234366829">
    <w:abstractNumId w:val="57"/>
  </w:num>
  <w:num w:numId="10" w16cid:durableId="834800336">
    <w:abstractNumId w:val="11"/>
  </w:num>
  <w:num w:numId="11" w16cid:durableId="248976153">
    <w:abstractNumId w:val="44"/>
  </w:num>
  <w:num w:numId="12" w16cid:durableId="1823542765">
    <w:abstractNumId w:val="67"/>
  </w:num>
  <w:num w:numId="13" w16cid:durableId="1867326934">
    <w:abstractNumId w:val="76"/>
  </w:num>
  <w:num w:numId="14" w16cid:durableId="1193155292">
    <w:abstractNumId w:val="0"/>
  </w:num>
  <w:num w:numId="15" w16cid:durableId="812452287">
    <w:abstractNumId w:val="29"/>
  </w:num>
  <w:num w:numId="16" w16cid:durableId="500197756">
    <w:abstractNumId w:val="50"/>
  </w:num>
  <w:num w:numId="17" w16cid:durableId="1980645792">
    <w:abstractNumId w:val="1"/>
  </w:num>
  <w:num w:numId="18" w16cid:durableId="1326863370">
    <w:abstractNumId w:val="20"/>
  </w:num>
  <w:num w:numId="19" w16cid:durableId="1262713995">
    <w:abstractNumId w:val="43"/>
  </w:num>
  <w:num w:numId="20" w16cid:durableId="869759938">
    <w:abstractNumId w:val="40"/>
  </w:num>
  <w:num w:numId="21" w16cid:durableId="391343640">
    <w:abstractNumId w:val="21"/>
  </w:num>
  <w:num w:numId="22" w16cid:durableId="1634678698">
    <w:abstractNumId w:val="60"/>
  </w:num>
  <w:num w:numId="23" w16cid:durableId="939065587">
    <w:abstractNumId w:val="35"/>
  </w:num>
  <w:num w:numId="24" w16cid:durableId="163014037">
    <w:abstractNumId w:val="4"/>
  </w:num>
  <w:num w:numId="25" w16cid:durableId="1388065025">
    <w:abstractNumId w:val="54"/>
  </w:num>
  <w:num w:numId="26" w16cid:durableId="592472630">
    <w:abstractNumId w:val="70"/>
  </w:num>
  <w:num w:numId="27" w16cid:durableId="1812670681">
    <w:abstractNumId w:val="81"/>
  </w:num>
  <w:num w:numId="28" w16cid:durableId="1188829514">
    <w:abstractNumId w:val="49"/>
  </w:num>
  <w:num w:numId="29" w16cid:durableId="1753769775">
    <w:abstractNumId w:val="5"/>
  </w:num>
  <w:num w:numId="30" w16cid:durableId="940333029">
    <w:abstractNumId w:val="79"/>
  </w:num>
  <w:num w:numId="31" w16cid:durableId="568075063">
    <w:abstractNumId w:val="3"/>
  </w:num>
  <w:num w:numId="32" w16cid:durableId="632562326">
    <w:abstractNumId w:val="73"/>
  </w:num>
  <w:num w:numId="33" w16cid:durableId="354306598">
    <w:abstractNumId w:val="16"/>
  </w:num>
  <w:num w:numId="34" w16cid:durableId="1320232365">
    <w:abstractNumId w:val="33"/>
  </w:num>
  <w:num w:numId="35" w16cid:durableId="309985505">
    <w:abstractNumId w:val="18"/>
  </w:num>
  <w:num w:numId="36" w16cid:durableId="1818719504">
    <w:abstractNumId w:val="51"/>
  </w:num>
  <w:num w:numId="37" w16cid:durableId="1102844877">
    <w:abstractNumId w:val="58"/>
  </w:num>
  <w:num w:numId="38" w16cid:durableId="1450783532">
    <w:abstractNumId w:val="30"/>
  </w:num>
  <w:num w:numId="39" w16cid:durableId="1433433452">
    <w:abstractNumId w:val="61"/>
  </w:num>
  <w:num w:numId="40" w16cid:durableId="42557091">
    <w:abstractNumId w:val="9"/>
  </w:num>
  <w:num w:numId="41" w16cid:durableId="1856259669">
    <w:abstractNumId w:val="37"/>
  </w:num>
  <w:num w:numId="42" w16cid:durableId="1918712791">
    <w:abstractNumId w:val="68"/>
  </w:num>
  <w:num w:numId="43" w16cid:durableId="1413355980">
    <w:abstractNumId w:val="52"/>
  </w:num>
  <w:num w:numId="44" w16cid:durableId="1808157325">
    <w:abstractNumId w:val="64"/>
  </w:num>
  <w:num w:numId="45" w16cid:durableId="951518987">
    <w:abstractNumId w:val="55"/>
  </w:num>
  <w:num w:numId="46" w16cid:durableId="1322735108">
    <w:abstractNumId w:val="28"/>
  </w:num>
  <w:num w:numId="47" w16cid:durableId="261305867">
    <w:abstractNumId w:val="63"/>
  </w:num>
  <w:num w:numId="48" w16cid:durableId="276916112">
    <w:abstractNumId w:val="80"/>
  </w:num>
  <w:num w:numId="49" w16cid:durableId="1569920534">
    <w:abstractNumId w:val="26"/>
  </w:num>
  <w:num w:numId="50" w16cid:durableId="10618786">
    <w:abstractNumId w:val="83"/>
  </w:num>
  <w:num w:numId="51" w16cid:durableId="2123301131">
    <w:abstractNumId w:val="22"/>
  </w:num>
  <w:num w:numId="52" w16cid:durableId="1088042629">
    <w:abstractNumId w:val="46"/>
  </w:num>
  <w:num w:numId="53" w16cid:durableId="1350790279">
    <w:abstractNumId w:val="17"/>
  </w:num>
  <w:num w:numId="54" w16cid:durableId="1040058278">
    <w:abstractNumId w:val="10"/>
  </w:num>
  <w:num w:numId="55" w16cid:durableId="231081665">
    <w:abstractNumId w:val="14"/>
  </w:num>
  <w:num w:numId="56" w16cid:durableId="1546989846">
    <w:abstractNumId w:val="82"/>
  </w:num>
  <w:num w:numId="57" w16cid:durableId="1426537184">
    <w:abstractNumId w:val="6"/>
  </w:num>
  <w:num w:numId="58" w16cid:durableId="1640108371">
    <w:abstractNumId w:val="27"/>
  </w:num>
  <w:num w:numId="59" w16cid:durableId="1499346815">
    <w:abstractNumId w:val="31"/>
  </w:num>
  <w:num w:numId="60" w16cid:durableId="1194807882">
    <w:abstractNumId w:val="62"/>
  </w:num>
  <w:num w:numId="61" w16cid:durableId="914974408">
    <w:abstractNumId w:val="65"/>
  </w:num>
  <w:num w:numId="62" w16cid:durableId="1465269961">
    <w:abstractNumId w:val="84"/>
  </w:num>
  <w:num w:numId="63" w16cid:durableId="1950962303">
    <w:abstractNumId w:val="12"/>
  </w:num>
  <w:num w:numId="64" w16cid:durableId="351801545">
    <w:abstractNumId w:val="25"/>
  </w:num>
  <w:num w:numId="65" w16cid:durableId="640502511">
    <w:abstractNumId w:val="72"/>
  </w:num>
  <w:num w:numId="66" w16cid:durableId="2096587756">
    <w:abstractNumId w:val="78"/>
  </w:num>
  <w:num w:numId="67" w16cid:durableId="801656071">
    <w:abstractNumId w:val="45"/>
  </w:num>
  <w:num w:numId="68" w16cid:durableId="1291671959">
    <w:abstractNumId w:val="39"/>
  </w:num>
  <w:num w:numId="69" w16cid:durableId="1009714870">
    <w:abstractNumId w:val="69"/>
  </w:num>
  <w:num w:numId="70" w16cid:durableId="341054139">
    <w:abstractNumId w:val="56"/>
  </w:num>
  <w:num w:numId="71" w16cid:durableId="1210802315">
    <w:abstractNumId w:val="7"/>
  </w:num>
  <w:num w:numId="72" w16cid:durableId="1963919228">
    <w:abstractNumId w:val="74"/>
  </w:num>
  <w:num w:numId="73" w16cid:durableId="1571229735">
    <w:abstractNumId w:val="38"/>
  </w:num>
  <w:num w:numId="74" w16cid:durableId="1465000249">
    <w:abstractNumId w:val="13"/>
  </w:num>
  <w:num w:numId="75" w16cid:durableId="994339793">
    <w:abstractNumId w:val="41"/>
  </w:num>
  <w:num w:numId="76" w16cid:durableId="260340317">
    <w:abstractNumId w:val="8"/>
  </w:num>
  <w:num w:numId="77" w16cid:durableId="387075123">
    <w:abstractNumId w:val="71"/>
  </w:num>
  <w:num w:numId="78" w16cid:durableId="30889290">
    <w:abstractNumId w:val="24"/>
  </w:num>
  <w:num w:numId="79" w16cid:durableId="763651687">
    <w:abstractNumId w:val="32"/>
  </w:num>
  <w:num w:numId="80" w16cid:durableId="1068191468">
    <w:abstractNumId w:val="36"/>
  </w:num>
  <w:num w:numId="81" w16cid:durableId="175968418">
    <w:abstractNumId w:val="34"/>
  </w:num>
  <w:num w:numId="82" w16cid:durableId="1263800962">
    <w:abstractNumId w:val="23"/>
  </w:num>
  <w:num w:numId="83" w16cid:durableId="916210271">
    <w:abstractNumId w:val="75"/>
  </w:num>
  <w:num w:numId="84" w16cid:durableId="2023971498">
    <w:abstractNumId w:val="66"/>
  </w:num>
  <w:num w:numId="85" w16cid:durableId="205943365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1035"/>
    <w:rsid w:val="000141D4"/>
    <w:rsid w:val="000208F9"/>
    <w:rsid w:val="00057D29"/>
    <w:rsid w:val="00096FE2"/>
    <w:rsid w:val="000B3F19"/>
    <w:rsid w:val="000E7F96"/>
    <w:rsid w:val="0010335A"/>
    <w:rsid w:val="001404BB"/>
    <w:rsid w:val="001A5EEC"/>
    <w:rsid w:val="001E0C7F"/>
    <w:rsid w:val="002129A9"/>
    <w:rsid w:val="002217E0"/>
    <w:rsid w:val="002465DE"/>
    <w:rsid w:val="0026271A"/>
    <w:rsid w:val="00280C32"/>
    <w:rsid w:val="002B335D"/>
    <w:rsid w:val="002C0F00"/>
    <w:rsid w:val="002F1404"/>
    <w:rsid w:val="00303F54"/>
    <w:rsid w:val="0032493D"/>
    <w:rsid w:val="00346BB6"/>
    <w:rsid w:val="003741F1"/>
    <w:rsid w:val="003C06CC"/>
    <w:rsid w:val="003E617C"/>
    <w:rsid w:val="004C1FF4"/>
    <w:rsid w:val="004F5DB1"/>
    <w:rsid w:val="00540FC7"/>
    <w:rsid w:val="00554746"/>
    <w:rsid w:val="00572FA3"/>
    <w:rsid w:val="005B0AAF"/>
    <w:rsid w:val="005D6C34"/>
    <w:rsid w:val="005D7AA3"/>
    <w:rsid w:val="005F0656"/>
    <w:rsid w:val="00631020"/>
    <w:rsid w:val="00662C94"/>
    <w:rsid w:val="0069761B"/>
    <w:rsid w:val="006A1035"/>
    <w:rsid w:val="006B596B"/>
    <w:rsid w:val="006C7C39"/>
    <w:rsid w:val="006D423E"/>
    <w:rsid w:val="006E2D32"/>
    <w:rsid w:val="006E75E3"/>
    <w:rsid w:val="007419FF"/>
    <w:rsid w:val="00742EB8"/>
    <w:rsid w:val="007C47B9"/>
    <w:rsid w:val="007C47ED"/>
    <w:rsid w:val="007E6743"/>
    <w:rsid w:val="007F6F39"/>
    <w:rsid w:val="00804BF5"/>
    <w:rsid w:val="008665E3"/>
    <w:rsid w:val="00872545"/>
    <w:rsid w:val="008B2E08"/>
    <w:rsid w:val="008F3267"/>
    <w:rsid w:val="00923EF0"/>
    <w:rsid w:val="009334E6"/>
    <w:rsid w:val="00936968"/>
    <w:rsid w:val="0094117C"/>
    <w:rsid w:val="00941E82"/>
    <w:rsid w:val="00956720"/>
    <w:rsid w:val="00962020"/>
    <w:rsid w:val="00984A7B"/>
    <w:rsid w:val="00995C26"/>
    <w:rsid w:val="009C4AA1"/>
    <w:rsid w:val="00A30C67"/>
    <w:rsid w:val="00A34394"/>
    <w:rsid w:val="00A73598"/>
    <w:rsid w:val="00A843B2"/>
    <w:rsid w:val="00AA7AC6"/>
    <w:rsid w:val="00AC2FC3"/>
    <w:rsid w:val="00AD6E23"/>
    <w:rsid w:val="00AF5F0C"/>
    <w:rsid w:val="00B174A0"/>
    <w:rsid w:val="00B23D22"/>
    <w:rsid w:val="00B30CCA"/>
    <w:rsid w:val="00B50527"/>
    <w:rsid w:val="00B50955"/>
    <w:rsid w:val="00B5286F"/>
    <w:rsid w:val="00B6308F"/>
    <w:rsid w:val="00BC5015"/>
    <w:rsid w:val="00BC7E6A"/>
    <w:rsid w:val="00C44945"/>
    <w:rsid w:val="00C914EF"/>
    <w:rsid w:val="00CA52B8"/>
    <w:rsid w:val="00CB005B"/>
    <w:rsid w:val="00CD11DD"/>
    <w:rsid w:val="00D15A92"/>
    <w:rsid w:val="00D16179"/>
    <w:rsid w:val="00D208A2"/>
    <w:rsid w:val="00D3501D"/>
    <w:rsid w:val="00D63D7F"/>
    <w:rsid w:val="00D64FDA"/>
    <w:rsid w:val="00D6568D"/>
    <w:rsid w:val="00D85596"/>
    <w:rsid w:val="00D90BA4"/>
    <w:rsid w:val="00D934E0"/>
    <w:rsid w:val="00DA008A"/>
    <w:rsid w:val="00DB12DE"/>
    <w:rsid w:val="00E11B97"/>
    <w:rsid w:val="00E25B2A"/>
    <w:rsid w:val="00E5096F"/>
    <w:rsid w:val="00E62002"/>
    <w:rsid w:val="00E826C2"/>
    <w:rsid w:val="00EB6883"/>
    <w:rsid w:val="00ED6644"/>
    <w:rsid w:val="00F233E3"/>
    <w:rsid w:val="00F30009"/>
    <w:rsid w:val="00F9345E"/>
    <w:rsid w:val="00FA1DF6"/>
    <w:rsid w:val="00FA2C6A"/>
    <w:rsid w:val="00FB261C"/>
    <w:rsid w:val="00FB7F76"/>
    <w:rsid w:val="00FE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41837"/>
  <w15:chartTrackingRefBased/>
  <w15:docId w15:val="{6C0CD404-8A6A-0342-85A0-4086DD96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MingLiU"/>
      <w:kern w:val="2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">
    <w:name w:val="List"/>
    <w:basedOn w:val="Normal"/>
    <w:pPr>
      <w:adjustRightInd w:val="0"/>
      <w:spacing w:line="360" w:lineRule="atLeast"/>
      <w:ind w:left="480" w:hanging="480"/>
      <w:textAlignment w:val="baseline"/>
    </w:pPr>
    <w:rPr>
      <w:rFonts w:eastAsia="PMingLiU"/>
      <w:kern w:val="0"/>
    </w:rPr>
  </w:style>
  <w:style w:type="paragraph" w:styleId="BalloonText">
    <w:name w:val="Balloon Text"/>
    <w:basedOn w:val="Normal"/>
    <w:semiHidden/>
    <w:rsid w:val="006A10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5286F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rsid w:val="00B5286F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rsid w:val="00B5286F"/>
  </w:style>
  <w:style w:type="table" w:styleId="TableGrid">
    <w:name w:val="Table Grid"/>
    <w:basedOn w:val="TableNormal"/>
    <w:rsid w:val="0026271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E6743"/>
    <w:rPr>
      <w:rFonts w:eastAsia="MingLiU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1564</Words>
  <Characters>8920</Characters>
  <Application>Microsoft Office Word</Application>
  <DocSecurity>0</DocSecurity>
  <Lines>74</Lines>
  <Paragraphs>20</Paragraphs>
  <ScaleCrop>false</ScaleCrop>
  <Company>Aristo</Company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配對</dc:title>
  <dc:subject/>
  <dc:creator>Susanna</dc:creator>
  <cp:keywords/>
  <cp:lastModifiedBy>Kingsley Sham</cp:lastModifiedBy>
  <cp:revision>2</cp:revision>
  <dcterms:created xsi:type="dcterms:W3CDTF">2026-06-06T04:08:00Z</dcterms:created>
  <dcterms:modified xsi:type="dcterms:W3CDTF">2026-06-06T04:08:00Z</dcterms:modified>
</cp:coreProperties>
</file>