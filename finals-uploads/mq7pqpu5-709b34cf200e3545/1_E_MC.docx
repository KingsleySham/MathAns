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D447" w14:textId="77777777" w:rsidR="0050107A" w:rsidRPr="00801391" w:rsidRDefault="00141488" w:rsidP="0050107A">
      <w:pPr>
        <w:rPr>
          <w:rFonts w:hint="eastAsia"/>
          <w:b/>
          <w:sz w:val="20"/>
        </w:rPr>
      </w:pPr>
      <w:r>
        <w:rPr>
          <w:rFonts w:hint="eastAsia"/>
          <w:b/>
          <w:sz w:val="20"/>
        </w:rPr>
        <w:t>Multiple Choice</w:t>
      </w:r>
    </w:p>
    <w:p w14:paraId="4CE47172" w14:textId="77777777" w:rsidR="0050107A" w:rsidRDefault="0050107A" w:rsidP="0050107A">
      <w:pPr>
        <w:rPr>
          <w:rFonts w:hint="eastAsia"/>
          <w:sz w:val="20"/>
        </w:rPr>
      </w:pPr>
    </w:p>
    <w:p w14:paraId="72E11174" w14:textId="77777777" w:rsidR="0050107A" w:rsidRDefault="0050107A" w:rsidP="0050107A">
      <w:pPr>
        <w:rPr>
          <w:rFonts w:hint="eastAsia"/>
          <w:sz w:val="20"/>
        </w:rPr>
      </w:pPr>
      <w:r>
        <w:rPr>
          <w:rFonts w:hint="eastAsia"/>
          <w:sz w:val="20"/>
        </w:rPr>
        <w:t>|!|EM31001|!|</w:t>
      </w:r>
    </w:p>
    <w:p w14:paraId="3F6796B0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After </w:t>
      </w:r>
      <w:r w:rsidR="000D4F3F" w:rsidRPr="0050107A">
        <w:rPr>
          <w:sz w:val="20"/>
        </w:rPr>
        <w:t xml:space="preserve">its </w:t>
      </w:r>
      <w:r w:rsidRPr="0050107A">
        <w:rPr>
          <w:sz w:val="20"/>
        </w:rPr>
        <w:t>defeat in the Franco-Prussian War, France was forced to cede __________ to Germany.</w:t>
      </w:r>
    </w:p>
    <w:p w14:paraId="040CA80C" w14:textId="77777777" w:rsidR="007A4854" w:rsidRPr="0050107A" w:rsidRDefault="007A4854" w:rsidP="00833B50">
      <w:pPr>
        <w:numPr>
          <w:ilvl w:val="0"/>
          <w:numId w:val="112"/>
          <w:numberingChange w:id="0" w:author="Aristo" w:date="2010-02-23T11:21:00Z" w:original="%1:1:3:."/>
        </w:numPr>
        <w:rPr>
          <w:sz w:val="20"/>
        </w:rPr>
      </w:pPr>
      <w:r w:rsidRPr="0050107A">
        <w:rPr>
          <w:sz w:val="20"/>
        </w:rPr>
        <w:t>Bulgaria and Tunisia</w:t>
      </w:r>
    </w:p>
    <w:p w14:paraId="74977A1F" w14:textId="77777777" w:rsidR="007A4854" w:rsidRPr="0050107A" w:rsidRDefault="007A4854" w:rsidP="00833B50">
      <w:pPr>
        <w:numPr>
          <w:ilvl w:val="0"/>
          <w:numId w:val="112"/>
          <w:numberingChange w:id="1" w:author="Aristo" w:date="2010-02-23T11:21:00Z" w:original="%1:2:3:."/>
        </w:numPr>
        <w:rPr>
          <w:sz w:val="20"/>
        </w:rPr>
      </w:pPr>
      <w:r w:rsidRPr="0050107A">
        <w:rPr>
          <w:sz w:val="20"/>
        </w:rPr>
        <w:t>Turkey and Albania</w:t>
      </w:r>
    </w:p>
    <w:p w14:paraId="7234E614" w14:textId="77777777" w:rsidR="007A4854" w:rsidRPr="0050107A" w:rsidRDefault="007A4854" w:rsidP="00833B50">
      <w:pPr>
        <w:numPr>
          <w:ilvl w:val="0"/>
          <w:numId w:val="112"/>
          <w:numberingChange w:id="2" w:author="Aristo" w:date="2010-02-23T11:21:00Z" w:original="%1:3:3:."/>
        </w:numPr>
        <w:rPr>
          <w:sz w:val="20"/>
        </w:rPr>
      </w:pPr>
      <w:r w:rsidRPr="0050107A">
        <w:rPr>
          <w:sz w:val="20"/>
        </w:rPr>
        <w:t xml:space="preserve">Agadir and Morocco </w:t>
      </w:r>
    </w:p>
    <w:p w14:paraId="726B7FFA" w14:textId="77777777" w:rsidR="007A4854" w:rsidRPr="0050107A" w:rsidRDefault="007A4854" w:rsidP="00833B50">
      <w:pPr>
        <w:numPr>
          <w:ilvl w:val="0"/>
          <w:numId w:val="112"/>
          <w:numberingChange w:id="3" w:author="Aristo" w:date="2010-02-23T11:21:00Z" w:original="%1:4:3:."/>
        </w:numPr>
        <w:rPr>
          <w:sz w:val="20"/>
        </w:rPr>
      </w:pPr>
      <w:r w:rsidRPr="0050107A">
        <w:rPr>
          <w:sz w:val="20"/>
        </w:rPr>
        <w:t>Alsace-Lorraine</w:t>
      </w:r>
    </w:p>
    <w:p w14:paraId="21199D9F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EC0A3B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6F55A434" w14:textId="77777777" w:rsidR="007A4854" w:rsidRPr="0050107A" w:rsidRDefault="007A4854" w:rsidP="0050107A">
      <w:pPr>
        <w:rPr>
          <w:sz w:val="20"/>
        </w:rPr>
      </w:pPr>
    </w:p>
    <w:p w14:paraId="43896157" w14:textId="77777777" w:rsidR="00801391" w:rsidRDefault="00801391" w:rsidP="00801391">
      <w:pPr>
        <w:rPr>
          <w:rFonts w:hint="eastAsia"/>
          <w:sz w:val="20"/>
        </w:rPr>
      </w:pPr>
      <w:r>
        <w:rPr>
          <w:rFonts w:hint="eastAsia"/>
          <w:sz w:val="20"/>
        </w:rPr>
        <w:t>|!|EM3100</w:t>
      </w:r>
      <w:r w:rsidR="00D56264">
        <w:rPr>
          <w:rFonts w:hint="eastAsia"/>
          <w:sz w:val="20"/>
        </w:rPr>
        <w:t>2</w:t>
      </w:r>
      <w:r>
        <w:rPr>
          <w:rFonts w:hint="eastAsia"/>
          <w:sz w:val="20"/>
        </w:rPr>
        <w:t>|!|</w:t>
      </w:r>
    </w:p>
    <w:p w14:paraId="0868299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Bismarck started the alliance system to ________________________________.</w:t>
      </w:r>
    </w:p>
    <w:p w14:paraId="1F10374F" w14:textId="77777777" w:rsidR="007A4854" w:rsidRPr="0050107A" w:rsidRDefault="007A4854" w:rsidP="00833B50">
      <w:pPr>
        <w:numPr>
          <w:ilvl w:val="0"/>
          <w:numId w:val="114"/>
          <w:numberingChange w:id="4" w:author="Aristo" w:date="2010-02-23T11:21:00Z" w:original="%1:1:3:."/>
        </w:numPr>
        <w:rPr>
          <w:sz w:val="20"/>
        </w:rPr>
      </w:pPr>
      <w:r w:rsidRPr="0050107A">
        <w:rPr>
          <w:sz w:val="20"/>
        </w:rPr>
        <w:t>keep Russia and Britain isolated</w:t>
      </w:r>
    </w:p>
    <w:p w14:paraId="4C26A70B" w14:textId="77777777" w:rsidR="007A4854" w:rsidRPr="0050107A" w:rsidRDefault="007A4854" w:rsidP="00833B50">
      <w:pPr>
        <w:numPr>
          <w:ilvl w:val="0"/>
          <w:numId w:val="114"/>
          <w:numberingChange w:id="5" w:author="Aristo" w:date="2010-02-23T11:21:00Z" w:original="%1:2:3:."/>
        </w:numPr>
        <w:rPr>
          <w:sz w:val="20"/>
        </w:rPr>
      </w:pPr>
      <w:r w:rsidRPr="0050107A">
        <w:rPr>
          <w:sz w:val="20"/>
        </w:rPr>
        <w:t>protect Germany and isolate France</w:t>
      </w:r>
    </w:p>
    <w:p w14:paraId="01E32691" w14:textId="77777777" w:rsidR="007A4854" w:rsidRPr="0050107A" w:rsidRDefault="007A4854" w:rsidP="00833B50">
      <w:pPr>
        <w:numPr>
          <w:ilvl w:val="0"/>
          <w:numId w:val="114"/>
          <w:numberingChange w:id="6" w:author="Aristo" w:date="2010-02-23T11:21:00Z" w:original="%1:3:3:."/>
        </w:numPr>
        <w:rPr>
          <w:sz w:val="20"/>
        </w:rPr>
      </w:pPr>
      <w:r w:rsidRPr="0050107A">
        <w:rPr>
          <w:sz w:val="20"/>
        </w:rPr>
        <w:t xml:space="preserve">achieve German mastery in Europe </w:t>
      </w:r>
    </w:p>
    <w:p w14:paraId="024B4CCA" w14:textId="77777777" w:rsidR="007A4854" w:rsidRPr="0050107A" w:rsidRDefault="007A4854" w:rsidP="00833B50">
      <w:pPr>
        <w:numPr>
          <w:ilvl w:val="0"/>
          <w:numId w:val="114"/>
          <w:numberingChange w:id="7" w:author="Aristo" w:date="2010-02-23T11:21:00Z" w:original="%1:4:3:."/>
        </w:numPr>
        <w:rPr>
          <w:sz w:val="20"/>
        </w:rPr>
      </w:pPr>
      <w:r w:rsidRPr="0050107A">
        <w:rPr>
          <w:sz w:val="20"/>
        </w:rPr>
        <w:t>prevent French colonial expansion</w:t>
      </w:r>
      <w:r w:rsidRPr="0050107A">
        <w:rPr>
          <w:sz w:val="20"/>
        </w:rPr>
        <w:tab/>
      </w:r>
    </w:p>
    <w:p w14:paraId="1DCD9922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73787D38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7068B7AA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 </w:t>
      </w:r>
    </w:p>
    <w:p w14:paraId="7C5AEB5E" w14:textId="77777777" w:rsidR="00801391" w:rsidRDefault="00801391" w:rsidP="00801391">
      <w:pPr>
        <w:rPr>
          <w:rFonts w:hint="eastAsia"/>
          <w:sz w:val="20"/>
        </w:rPr>
      </w:pPr>
      <w:r>
        <w:rPr>
          <w:rFonts w:hint="eastAsia"/>
          <w:sz w:val="20"/>
        </w:rPr>
        <w:t>|!|EM3100</w:t>
      </w:r>
      <w:r w:rsidR="00D56264">
        <w:rPr>
          <w:rFonts w:hint="eastAsia"/>
          <w:sz w:val="20"/>
        </w:rPr>
        <w:t>3</w:t>
      </w:r>
      <w:r>
        <w:rPr>
          <w:rFonts w:hint="eastAsia"/>
          <w:sz w:val="20"/>
        </w:rPr>
        <w:t>|!|</w:t>
      </w:r>
    </w:p>
    <w:p w14:paraId="470463AB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</w:t>
      </w:r>
      <w:r w:rsidR="00870276" w:rsidRPr="0050107A">
        <w:rPr>
          <w:sz w:val="20"/>
        </w:rPr>
        <w:t>country</w:t>
      </w:r>
      <w:r w:rsidRPr="0050107A">
        <w:rPr>
          <w:sz w:val="20"/>
        </w:rPr>
        <w:t xml:space="preserve"> adopted “the Splendid Isolation Policy” </w:t>
      </w:r>
      <w:r w:rsidR="00870276" w:rsidRPr="0050107A">
        <w:rPr>
          <w:sz w:val="20"/>
        </w:rPr>
        <w:t>from</w:t>
      </w:r>
      <w:r w:rsidRPr="0050107A">
        <w:rPr>
          <w:sz w:val="20"/>
        </w:rPr>
        <w:t xml:space="preserve"> 1823-1902?</w:t>
      </w:r>
    </w:p>
    <w:p w14:paraId="0E706DF7" w14:textId="77777777" w:rsidR="007A4854" w:rsidRPr="0050107A" w:rsidRDefault="007A4854" w:rsidP="00833B50">
      <w:pPr>
        <w:numPr>
          <w:ilvl w:val="0"/>
          <w:numId w:val="116"/>
          <w:numberingChange w:id="8" w:author="Aristo" w:date="2010-02-23T11:21:00Z" w:original="%1:1:3:."/>
        </w:numPr>
        <w:rPr>
          <w:sz w:val="20"/>
        </w:rPr>
      </w:pPr>
      <w:r w:rsidRPr="0050107A">
        <w:rPr>
          <w:sz w:val="20"/>
        </w:rPr>
        <w:t>Britain</w:t>
      </w:r>
    </w:p>
    <w:p w14:paraId="0A376437" w14:textId="77777777" w:rsidR="007A4854" w:rsidRPr="0050107A" w:rsidRDefault="007A4854" w:rsidP="00833B50">
      <w:pPr>
        <w:numPr>
          <w:ilvl w:val="0"/>
          <w:numId w:val="116"/>
          <w:numberingChange w:id="9" w:author="Aristo" w:date="2010-02-23T11:21:00Z" w:original="%1:2:3:."/>
        </w:numPr>
        <w:rPr>
          <w:sz w:val="20"/>
        </w:rPr>
      </w:pPr>
      <w:r w:rsidRPr="0050107A">
        <w:rPr>
          <w:sz w:val="20"/>
        </w:rPr>
        <w:t>Austria-Hungary</w:t>
      </w:r>
    </w:p>
    <w:p w14:paraId="0A0C5066" w14:textId="77777777" w:rsidR="007A4854" w:rsidRPr="0050107A" w:rsidRDefault="007A4854" w:rsidP="00833B50">
      <w:pPr>
        <w:numPr>
          <w:ilvl w:val="0"/>
          <w:numId w:val="116"/>
          <w:numberingChange w:id="10" w:author="Aristo" w:date="2010-02-23T11:21:00Z" w:original="%1:3:3:."/>
        </w:numPr>
        <w:rPr>
          <w:sz w:val="20"/>
        </w:rPr>
      </w:pPr>
      <w:r w:rsidRPr="0050107A">
        <w:rPr>
          <w:sz w:val="20"/>
        </w:rPr>
        <w:t>Russia</w:t>
      </w:r>
    </w:p>
    <w:p w14:paraId="1575184C" w14:textId="77777777" w:rsidR="007A4854" w:rsidRPr="0050107A" w:rsidRDefault="007A4854" w:rsidP="00833B50">
      <w:pPr>
        <w:numPr>
          <w:ilvl w:val="0"/>
          <w:numId w:val="116"/>
          <w:numberingChange w:id="11" w:author="Aristo" w:date="2010-02-23T11:21:00Z" w:original="%1:4:3:."/>
        </w:numPr>
        <w:rPr>
          <w:sz w:val="20"/>
        </w:rPr>
      </w:pPr>
      <w:r w:rsidRPr="0050107A">
        <w:rPr>
          <w:sz w:val="20"/>
        </w:rPr>
        <w:t>France</w:t>
      </w:r>
    </w:p>
    <w:p w14:paraId="4831DAC6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3BA2BC7D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##A##</w:t>
      </w:r>
    </w:p>
    <w:p w14:paraId="6D25EA17" w14:textId="77777777" w:rsidR="007A4854" w:rsidRPr="0050107A" w:rsidRDefault="007A4854" w:rsidP="0050107A">
      <w:pPr>
        <w:rPr>
          <w:sz w:val="20"/>
        </w:rPr>
      </w:pPr>
    </w:p>
    <w:p w14:paraId="629256A9" w14:textId="77777777" w:rsidR="00801391" w:rsidRDefault="00801391" w:rsidP="00801391">
      <w:pPr>
        <w:rPr>
          <w:rFonts w:hint="eastAsia"/>
          <w:sz w:val="20"/>
        </w:rPr>
      </w:pPr>
      <w:r>
        <w:rPr>
          <w:rFonts w:hint="eastAsia"/>
          <w:sz w:val="20"/>
        </w:rPr>
        <w:t>|!|EM3100</w:t>
      </w:r>
      <w:r w:rsidR="00D56264">
        <w:rPr>
          <w:rFonts w:hint="eastAsia"/>
          <w:sz w:val="20"/>
        </w:rPr>
        <w:t>4</w:t>
      </w:r>
      <w:r>
        <w:rPr>
          <w:rFonts w:hint="eastAsia"/>
          <w:sz w:val="20"/>
        </w:rPr>
        <w:t>|!|</w:t>
      </w:r>
    </w:p>
    <w:p w14:paraId="23137739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</w:t>
      </w:r>
      <w:r w:rsidR="00870276" w:rsidRPr="0050107A">
        <w:rPr>
          <w:sz w:val="20"/>
        </w:rPr>
        <w:t>country</w:t>
      </w:r>
      <w:r w:rsidRPr="0050107A">
        <w:rPr>
          <w:sz w:val="20"/>
        </w:rPr>
        <w:t xml:space="preserve"> was a multi-racial empire in the 19</w:t>
      </w:r>
      <w:r w:rsidRPr="0050107A">
        <w:rPr>
          <w:sz w:val="20"/>
          <w:vertAlign w:val="superscript"/>
        </w:rPr>
        <w:t>th</w:t>
      </w:r>
      <w:r w:rsidRPr="0050107A">
        <w:rPr>
          <w:sz w:val="20"/>
        </w:rPr>
        <w:t xml:space="preserve"> century?</w:t>
      </w:r>
    </w:p>
    <w:p w14:paraId="3CD199C7" w14:textId="77777777" w:rsidR="007A4854" w:rsidRPr="0050107A" w:rsidRDefault="007A4854" w:rsidP="00833B50">
      <w:pPr>
        <w:numPr>
          <w:ilvl w:val="0"/>
          <w:numId w:val="118"/>
          <w:numberingChange w:id="12" w:author="Aristo" w:date="2010-02-23T11:21:00Z" w:original="%1:1:3:."/>
        </w:numPr>
        <w:rPr>
          <w:sz w:val="20"/>
        </w:rPr>
      </w:pPr>
      <w:r w:rsidRPr="0050107A">
        <w:rPr>
          <w:sz w:val="20"/>
        </w:rPr>
        <w:t>Italy</w:t>
      </w:r>
    </w:p>
    <w:p w14:paraId="5005397D" w14:textId="77777777" w:rsidR="007A4854" w:rsidRPr="0050107A" w:rsidRDefault="007A4854" w:rsidP="00833B50">
      <w:pPr>
        <w:numPr>
          <w:ilvl w:val="0"/>
          <w:numId w:val="118"/>
          <w:numberingChange w:id="13" w:author="Aristo" w:date="2010-02-23T11:21:00Z" w:original="%1:2:3:."/>
        </w:numPr>
        <w:rPr>
          <w:sz w:val="20"/>
        </w:rPr>
      </w:pPr>
      <w:r w:rsidRPr="0050107A">
        <w:rPr>
          <w:sz w:val="20"/>
        </w:rPr>
        <w:t>Britain</w:t>
      </w:r>
    </w:p>
    <w:p w14:paraId="737B5436" w14:textId="77777777" w:rsidR="007A4854" w:rsidRPr="0050107A" w:rsidRDefault="007A4854" w:rsidP="00833B50">
      <w:pPr>
        <w:numPr>
          <w:ilvl w:val="0"/>
          <w:numId w:val="118"/>
          <w:numberingChange w:id="14" w:author="Aristo" w:date="2010-02-23T11:21:00Z" w:original="%1:3:3:."/>
        </w:numPr>
        <w:rPr>
          <w:sz w:val="20"/>
        </w:rPr>
      </w:pPr>
      <w:r w:rsidRPr="0050107A">
        <w:rPr>
          <w:sz w:val="20"/>
        </w:rPr>
        <w:t>Austria</w:t>
      </w:r>
    </w:p>
    <w:p w14:paraId="5D5A99B8" w14:textId="77777777" w:rsidR="007A4854" w:rsidRPr="0050107A" w:rsidRDefault="007A4854" w:rsidP="00833B50">
      <w:pPr>
        <w:numPr>
          <w:ilvl w:val="0"/>
          <w:numId w:val="118"/>
          <w:numberingChange w:id="15" w:author="Aristo" w:date="2010-02-23T11:21:00Z" w:original="%1:4:3:."/>
        </w:numPr>
        <w:rPr>
          <w:sz w:val="20"/>
        </w:rPr>
      </w:pPr>
      <w:r w:rsidRPr="0050107A">
        <w:rPr>
          <w:sz w:val="20"/>
        </w:rPr>
        <w:t>France</w:t>
      </w:r>
    </w:p>
    <w:p w14:paraId="77C81CA7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530039B0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4AB1FAEA" w14:textId="77777777" w:rsidR="007A4854" w:rsidRPr="0050107A" w:rsidRDefault="007A4854" w:rsidP="0050107A">
      <w:pPr>
        <w:rPr>
          <w:sz w:val="20"/>
        </w:rPr>
      </w:pPr>
    </w:p>
    <w:p w14:paraId="28F3C504" w14:textId="77777777" w:rsidR="00801391" w:rsidRDefault="00575AC6" w:rsidP="00801391">
      <w:pPr>
        <w:rPr>
          <w:rFonts w:hint="eastAsia"/>
          <w:sz w:val="20"/>
        </w:rPr>
      </w:pPr>
      <w:r>
        <w:rPr>
          <w:sz w:val="20"/>
        </w:rPr>
        <w:br w:type="page"/>
      </w:r>
      <w:r w:rsidR="00801391">
        <w:rPr>
          <w:rFonts w:hint="eastAsia"/>
          <w:sz w:val="20"/>
        </w:rPr>
        <w:lastRenderedPageBreak/>
        <w:t>|!|EM3100</w:t>
      </w:r>
      <w:r w:rsidR="00D56264">
        <w:rPr>
          <w:rFonts w:hint="eastAsia"/>
          <w:sz w:val="20"/>
        </w:rPr>
        <w:t>5</w:t>
      </w:r>
      <w:r w:rsidR="00801391">
        <w:rPr>
          <w:rFonts w:hint="eastAsia"/>
          <w:sz w:val="20"/>
        </w:rPr>
        <w:t>|!|</w:t>
      </w:r>
    </w:p>
    <w:p w14:paraId="2AD9F469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of the following </w:t>
      </w:r>
      <w:r w:rsidR="00870276" w:rsidRPr="0050107A">
        <w:rPr>
          <w:sz w:val="20"/>
        </w:rPr>
        <w:t>was</w:t>
      </w:r>
      <w:r w:rsidRPr="0050107A">
        <w:rPr>
          <w:sz w:val="20"/>
        </w:rPr>
        <w:t xml:space="preserve"> not a cause of the First World War?</w:t>
      </w:r>
    </w:p>
    <w:p w14:paraId="06821E57" w14:textId="77777777" w:rsidR="007A4854" w:rsidRPr="0050107A" w:rsidRDefault="007A4854" w:rsidP="00833B50">
      <w:pPr>
        <w:numPr>
          <w:ilvl w:val="0"/>
          <w:numId w:val="120"/>
          <w:numberingChange w:id="16" w:author="Aristo" w:date="2010-02-23T11:21:00Z" w:original="%1:1:3:."/>
        </w:numPr>
        <w:rPr>
          <w:sz w:val="20"/>
        </w:rPr>
      </w:pPr>
      <w:r w:rsidRPr="0050107A">
        <w:rPr>
          <w:sz w:val="20"/>
        </w:rPr>
        <w:t>the alliance system</w:t>
      </w:r>
    </w:p>
    <w:p w14:paraId="48D299F1" w14:textId="77777777" w:rsidR="007A4854" w:rsidRPr="0050107A" w:rsidRDefault="007A4854" w:rsidP="00833B50">
      <w:pPr>
        <w:numPr>
          <w:ilvl w:val="0"/>
          <w:numId w:val="120"/>
          <w:numberingChange w:id="17" w:author="Aristo" w:date="2010-02-23T11:21:00Z" w:original="%1:2:3:."/>
        </w:numPr>
        <w:rPr>
          <w:sz w:val="20"/>
        </w:rPr>
      </w:pPr>
      <w:r w:rsidRPr="0050107A">
        <w:rPr>
          <w:sz w:val="20"/>
        </w:rPr>
        <w:t>militarism</w:t>
      </w:r>
    </w:p>
    <w:p w14:paraId="52687E14" w14:textId="77777777" w:rsidR="007A4854" w:rsidRPr="0050107A" w:rsidRDefault="007A4854" w:rsidP="00833B50">
      <w:pPr>
        <w:numPr>
          <w:ilvl w:val="0"/>
          <w:numId w:val="120"/>
          <w:numberingChange w:id="18" w:author="Aristo" w:date="2010-02-23T11:21:00Z" w:original="%1:3:3:."/>
        </w:numPr>
        <w:rPr>
          <w:sz w:val="20"/>
        </w:rPr>
      </w:pPr>
      <w:r w:rsidRPr="0050107A">
        <w:rPr>
          <w:sz w:val="20"/>
        </w:rPr>
        <w:t>nationalism</w:t>
      </w:r>
    </w:p>
    <w:p w14:paraId="0DB9A2B4" w14:textId="77777777" w:rsidR="007A4854" w:rsidRPr="0050107A" w:rsidRDefault="007A4854" w:rsidP="00833B50">
      <w:pPr>
        <w:numPr>
          <w:ilvl w:val="0"/>
          <w:numId w:val="120"/>
          <w:numberingChange w:id="19" w:author="Aristo" w:date="2010-02-23T11:21:00Z" w:original="%1:4:3:."/>
        </w:numPr>
        <w:rPr>
          <w:sz w:val="20"/>
        </w:rPr>
      </w:pPr>
      <w:r w:rsidRPr="0050107A">
        <w:rPr>
          <w:sz w:val="20"/>
        </w:rPr>
        <w:t>the War-</w:t>
      </w:r>
      <w:r w:rsidR="0085067B" w:rsidRPr="0050107A">
        <w:rPr>
          <w:sz w:val="20"/>
        </w:rPr>
        <w:t xml:space="preserve">guilt </w:t>
      </w:r>
      <w:r w:rsidRPr="0050107A">
        <w:rPr>
          <w:sz w:val="20"/>
        </w:rPr>
        <w:t xml:space="preserve">Cause </w:t>
      </w:r>
    </w:p>
    <w:p w14:paraId="25A39A46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106242D4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24AA78DD" w14:textId="77777777" w:rsidR="007A4854" w:rsidRPr="0050107A" w:rsidRDefault="007A4854" w:rsidP="0050107A">
      <w:pPr>
        <w:rPr>
          <w:sz w:val="20"/>
        </w:rPr>
      </w:pPr>
    </w:p>
    <w:p w14:paraId="3AEB7274" w14:textId="77777777" w:rsidR="00801391" w:rsidRDefault="00801391" w:rsidP="00801391">
      <w:pPr>
        <w:rPr>
          <w:rFonts w:hint="eastAsia"/>
          <w:sz w:val="20"/>
        </w:rPr>
      </w:pPr>
      <w:r>
        <w:rPr>
          <w:rFonts w:hint="eastAsia"/>
          <w:sz w:val="20"/>
        </w:rPr>
        <w:t>|!|EM3100</w:t>
      </w:r>
      <w:r w:rsidR="00D56264">
        <w:rPr>
          <w:rFonts w:hint="eastAsia"/>
          <w:sz w:val="20"/>
        </w:rPr>
        <w:t>6</w:t>
      </w:r>
      <w:r>
        <w:rPr>
          <w:rFonts w:hint="eastAsia"/>
          <w:sz w:val="20"/>
        </w:rPr>
        <w:t>|!|</w:t>
      </w:r>
    </w:p>
    <w:p w14:paraId="7592A082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of the following results was not caused by the alliance system? </w:t>
      </w:r>
    </w:p>
    <w:p w14:paraId="1524894D" w14:textId="77777777" w:rsidR="007A4854" w:rsidRPr="0050107A" w:rsidRDefault="004A0978" w:rsidP="00833B50">
      <w:pPr>
        <w:numPr>
          <w:ilvl w:val="0"/>
          <w:numId w:val="122"/>
          <w:numberingChange w:id="20" w:author="Aristo" w:date="2010-02-23T11:21:00Z" w:original="%1:1:3:."/>
        </w:numPr>
        <w:rPr>
          <w:sz w:val="20"/>
        </w:rPr>
      </w:pPr>
      <w:r w:rsidRPr="0050107A">
        <w:rPr>
          <w:sz w:val="20"/>
        </w:rPr>
        <w:t>d</w:t>
      </w:r>
      <w:r w:rsidR="007A4854" w:rsidRPr="0050107A">
        <w:rPr>
          <w:sz w:val="20"/>
        </w:rPr>
        <w:t>istrust among the European powers</w:t>
      </w:r>
    </w:p>
    <w:p w14:paraId="35B3FC01" w14:textId="77777777" w:rsidR="007A4854" w:rsidRPr="0050107A" w:rsidRDefault="004A0978" w:rsidP="00833B50">
      <w:pPr>
        <w:numPr>
          <w:ilvl w:val="0"/>
          <w:numId w:val="122"/>
          <w:numberingChange w:id="21" w:author="Aristo" w:date="2010-02-23T11:21:00Z" w:original="%1:2:3:."/>
        </w:numPr>
        <w:rPr>
          <w:sz w:val="20"/>
        </w:rPr>
      </w:pPr>
      <w:r w:rsidRPr="0050107A">
        <w:rPr>
          <w:sz w:val="20"/>
        </w:rPr>
        <w:t>t</w:t>
      </w:r>
      <w:r w:rsidR="007A4854" w:rsidRPr="0050107A">
        <w:rPr>
          <w:sz w:val="20"/>
        </w:rPr>
        <w:t>urn</w:t>
      </w:r>
      <w:r w:rsidR="00870276" w:rsidRPr="0050107A">
        <w:rPr>
          <w:sz w:val="20"/>
        </w:rPr>
        <w:t>ing of</w:t>
      </w:r>
      <w:r w:rsidR="007A4854" w:rsidRPr="0050107A">
        <w:rPr>
          <w:sz w:val="20"/>
        </w:rPr>
        <w:t xml:space="preserve"> a local quarrel into a general war</w:t>
      </w:r>
    </w:p>
    <w:p w14:paraId="54D79292" w14:textId="77777777" w:rsidR="007A4854" w:rsidRPr="0050107A" w:rsidRDefault="004A0978" w:rsidP="00833B50">
      <w:pPr>
        <w:numPr>
          <w:ilvl w:val="0"/>
          <w:numId w:val="122"/>
          <w:numberingChange w:id="22" w:author="Aristo" w:date="2010-02-23T11:21:00Z" w:original="%1:3:3:."/>
        </w:numPr>
        <w:rPr>
          <w:sz w:val="20"/>
        </w:rPr>
      </w:pPr>
      <w:r w:rsidRPr="0050107A">
        <w:rPr>
          <w:sz w:val="20"/>
        </w:rPr>
        <w:t>r</w:t>
      </w:r>
      <w:r w:rsidR="00870276" w:rsidRPr="0050107A">
        <w:rPr>
          <w:sz w:val="20"/>
        </w:rPr>
        <w:t>ise of i</w:t>
      </w:r>
      <w:r w:rsidR="007A4854" w:rsidRPr="0050107A">
        <w:rPr>
          <w:sz w:val="20"/>
        </w:rPr>
        <w:t>mperialism in Europe</w:t>
      </w:r>
    </w:p>
    <w:p w14:paraId="6D1ECD91" w14:textId="77777777" w:rsidR="007A4854" w:rsidRPr="0050107A" w:rsidRDefault="004A0978" w:rsidP="00833B50">
      <w:pPr>
        <w:numPr>
          <w:ilvl w:val="0"/>
          <w:numId w:val="122"/>
          <w:numberingChange w:id="23" w:author="Aristo" w:date="2010-02-23T11:21:00Z" w:original="%1:4:3:."/>
        </w:numPr>
        <w:rPr>
          <w:sz w:val="20"/>
        </w:rPr>
      </w:pPr>
      <w:r w:rsidRPr="0050107A">
        <w:rPr>
          <w:sz w:val="20"/>
        </w:rPr>
        <w:t>i</w:t>
      </w:r>
      <w:r w:rsidR="00870276" w:rsidRPr="0050107A">
        <w:rPr>
          <w:sz w:val="20"/>
        </w:rPr>
        <w:t>ntensification of the</w:t>
      </w:r>
      <w:r w:rsidR="007A4854" w:rsidRPr="0050107A">
        <w:rPr>
          <w:sz w:val="20"/>
        </w:rPr>
        <w:t xml:space="preserve"> armaments race among the European powers</w:t>
      </w:r>
    </w:p>
    <w:p w14:paraId="51C12E68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7B1E39D9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519E3384" w14:textId="77777777" w:rsidR="007A4854" w:rsidRPr="0050107A" w:rsidRDefault="007A4854" w:rsidP="0050107A">
      <w:pPr>
        <w:rPr>
          <w:sz w:val="20"/>
        </w:rPr>
      </w:pPr>
    </w:p>
    <w:p w14:paraId="3D2B2831" w14:textId="77777777" w:rsidR="00801391" w:rsidRDefault="00801391" w:rsidP="00801391">
      <w:pPr>
        <w:rPr>
          <w:rFonts w:hint="eastAsia"/>
          <w:sz w:val="20"/>
        </w:rPr>
      </w:pPr>
      <w:r>
        <w:rPr>
          <w:rFonts w:hint="eastAsia"/>
          <w:sz w:val="20"/>
        </w:rPr>
        <w:t>|!|EM3100</w:t>
      </w:r>
      <w:r w:rsidR="00D56264">
        <w:rPr>
          <w:rFonts w:hint="eastAsia"/>
          <w:sz w:val="20"/>
        </w:rPr>
        <w:t>7</w:t>
      </w:r>
      <w:r>
        <w:rPr>
          <w:rFonts w:hint="eastAsia"/>
          <w:sz w:val="20"/>
        </w:rPr>
        <w:t>|!|</w:t>
      </w:r>
    </w:p>
    <w:p w14:paraId="3BB1C674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of the following countries formed the Triple Alliance? </w:t>
      </w:r>
    </w:p>
    <w:p w14:paraId="2E172423" w14:textId="77777777" w:rsidR="007A4854" w:rsidRPr="0050107A" w:rsidRDefault="007A4854" w:rsidP="00833B50">
      <w:pPr>
        <w:numPr>
          <w:ilvl w:val="0"/>
          <w:numId w:val="126"/>
          <w:numberingChange w:id="24" w:author="Aristo" w:date="2010-02-23T11:21:00Z" w:original="%1:1:2:."/>
        </w:numPr>
        <w:rPr>
          <w:sz w:val="20"/>
        </w:rPr>
      </w:pPr>
      <w:r w:rsidRPr="0050107A">
        <w:rPr>
          <w:sz w:val="20"/>
        </w:rPr>
        <w:t xml:space="preserve">France </w:t>
      </w:r>
    </w:p>
    <w:p w14:paraId="48D21DF1" w14:textId="77777777" w:rsidR="007A4854" w:rsidRPr="0050107A" w:rsidRDefault="007A4854" w:rsidP="00833B50">
      <w:pPr>
        <w:numPr>
          <w:ilvl w:val="0"/>
          <w:numId w:val="126"/>
          <w:numberingChange w:id="25" w:author="Aristo" w:date="2010-02-23T11:21:00Z" w:original="%1:2:2:."/>
        </w:numPr>
        <w:rPr>
          <w:sz w:val="20"/>
        </w:rPr>
      </w:pPr>
      <w:r w:rsidRPr="0050107A">
        <w:rPr>
          <w:sz w:val="20"/>
        </w:rPr>
        <w:t xml:space="preserve">Germany </w:t>
      </w:r>
    </w:p>
    <w:p w14:paraId="3FD38E7A" w14:textId="77777777" w:rsidR="007A4854" w:rsidRPr="0050107A" w:rsidRDefault="007A4854" w:rsidP="00833B50">
      <w:pPr>
        <w:numPr>
          <w:ilvl w:val="0"/>
          <w:numId w:val="126"/>
          <w:numberingChange w:id="26" w:author="Aristo" w:date="2010-02-23T11:21:00Z" w:original="%1:3:2:."/>
        </w:numPr>
        <w:rPr>
          <w:sz w:val="20"/>
        </w:rPr>
      </w:pPr>
      <w:r w:rsidRPr="0050107A">
        <w:rPr>
          <w:sz w:val="20"/>
        </w:rPr>
        <w:t>Italy</w:t>
      </w:r>
    </w:p>
    <w:p w14:paraId="320DB5B0" w14:textId="77777777" w:rsidR="007A4854" w:rsidRPr="0050107A" w:rsidRDefault="007A4854" w:rsidP="00833B50">
      <w:pPr>
        <w:numPr>
          <w:ilvl w:val="0"/>
          <w:numId w:val="126"/>
          <w:numberingChange w:id="27" w:author="Aristo" w:date="2010-02-23T11:21:00Z" w:original="%1:4:2:."/>
        </w:numPr>
        <w:rPr>
          <w:sz w:val="20"/>
        </w:rPr>
      </w:pPr>
      <w:r w:rsidRPr="0050107A">
        <w:rPr>
          <w:sz w:val="20"/>
        </w:rPr>
        <w:t>Russia</w:t>
      </w:r>
    </w:p>
    <w:p w14:paraId="52FFF2D5" w14:textId="77777777" w:rsidR="007A4854" w:rsidRPr="0050107A" w:rsidRDefault="007A4854" w:rsidP="00833B50">
      <w:pPr>
        <w:numPr>
          <w:ilvl w:val="0"/>
          <w:numId w:val="126"/>
          <w:numberingChange w:id="28" w:author="Aristo" w:date="2010-02-23T11:21:00Z" w:original="%1:5:2:."/>
        </w:numPr>
        <w:rPr>
          <w:sz w:val="20"/>
        </w:rPr>
      </w:pPr>
      <w:r w:rsidRPr="0050107A">
        <w:rPr>
          <w:sz w:val="20"/>
        </w:rPr>
        <w:t>Austria-Hungary</w:t>
      </w:r>
    </w:p>
    <w:p w14:paraId="4013C3AC" w14:textId="77777777" w:rsidR="007A4854" w:rsidRPr="0050107A" w:rsidRDefault="007A4854" w:rsidP="0050107A">
      <w:pPr>
        <w:numPr>
          <w:ilvl w:val="0"/>
          <w:numId w:val="6"/>
          <w:numberingChange w:id="29" w:author="Aristo" w:date="2010-02-23T11:21:00Z" w:original="%1:1:3:."/>
        </w:numPr>
        <w:rPr>
          <w:sz w:val="20"/>
        </w:rPr>
      </w:pPr>
      <w:r w:rsidRPr="0050107A">
        <w:rPr>
          <w:sz w:val="20"/>
        </w:rPr>
        <w:t>i, ii and iii</w:t>
      </w:r>
    </w:p>
    <w:p w14:paraId="514685B5" w14:textId="77777777" w:rsidR="007A4854" w:rsidRPr="0050107A" w:rsidRDefault="007A4854" w:rsidP="0050107A">
      <w:pPr>
        <w:numPr>
          <w:ilvl w:val="0"/>
          <w:numId w:val="6"/>
          <w:numberingChange w:id="30" w:author="Aristo" w:date="2010-02-23T11:21:00Z" w:original="%1:2:3:."/>
        </w:numPr>
        <w:rPr>
          <w:sz w:val="20"/>
        </w:rPr>
      </w:pPr>
      <w:r w:rsidRPr="0050107A">
        <w:rPr>
          <w:sz w:val="20"/>
        </w:rPr>
        <w:t>i, iii and v</w:t>
      </w:r>
    </w:p>
    <w:p w14:paraId="198463FF" w14:textId="77777777" w:rsidR="007A4854" w:rsidRPr="0050107A" w:rsidRDefault="007A4854" w:rsidP="0050107A">
      <w:pPr>
        <w:numPr>
          <w:ilvl w:val="0"/>
          <w:numId w:val="6"/>
          <w:numberingChange w:id="31" w:author="Aristo" w:date="2010-02-23T11:21:00Z" w:original="%1:3:3:."/>
        </w:numPr>
        <w:rPr>
          <w:sz w:val="20"/>
        </w:rPr>
      </w:pPr>
      <w:r w:rsidRPr="0050107A">
        <w:rPr>
          <w:sz w:val="20"/>
        </w:rPr>
        <w:t>ii, iii and v</w:t>
      </w:r>
    </w:p>
    <w:p w14:paraId="06FCEF0E" w14:textId="77777777" w:rsidR="007A4854" w:rsidRPr="0050107A" w:rsidRDefault="007A4854" w:rsidP="0050107A">
      <w:pPr>
        <w:numPr>
          <w:ilvl w:val="0"/>
          <w:numId w:val="6"/>
          <w:numberingChange w:id="32" w:author="Aristo" w:date="2010-02-23T11:21:00Z" w:original="%1:4:3:."/>
        </w:numPr>
        <w:rPr>
          <w:sz w:val="20"/>
        </w:rPr>
      </w:pPr>
      <w:r w:rsidRPr="0050107A">
        <w:rPr>
          <w:sz w:val="20"/>
        </w:rPr>
        <w:t>iii, iv and v</w:t>
      </w:r>
    </w:p>
    <w:p w14:paraId="306B8F27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95FA54F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55558EE1" w14:textId="77777777" w:rsidR="007A4854" w:rsidRPr="0050107A" w:rsidRDefault="007A4854" w:rsidP="0050107A">
      <w:pPr>
        <w:rPr>
          <w:sz w:val="20"/>
        </w:rPr>
      </w:pPr>
    </w:p>
    <w:p w14:paraId="4E573D02" w14:textId="77777777" w:rsidR="00801391" w:rsidRDefault="00801391" w:rsidP="00801391">
      <w:pPr>
        <w:rPr>
          <w:rFonts w:hint="eastAsia"/>
          <w:sz w:val="20"/>
        </w:rPr>
      </w:pPr>
      <w:r>
        <w:rPr>
          <w:rFonts w:hint="eastAsia"/>
          <w:sz w:val="20"/>
        </w:rPr>
        <w:t>|!|EM3100</w:t>
      </w:r>
      <w:r w:rsidR="00D56264">
        <w:rPr>
          <w:rFonts w:hint="eastAsia"/>
          <w:sz w:val="20"/>
        </w:rPr>
        <w:t>8</w:t>
      </w:r>
      <w:r>
        <w:rPr>
          <w:rFonts w:hint="eastAsia"/>
          <w:sz w:val="20"/>
        </w:rPr>
        <w:t>|!|</w:t>
      </w:r>
    </w:p>
    <w:p w14:paraId="03CC4574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The Triple Entente was formed by ____________________.</w:t>
      </w:r>
    </w:p>
    <w:p w14:paraId="4E9130CE" w14:textId="77777777" w:rsidR="007A4854" w:rsidRPr="0050107A" w:rsidRDefault="007A4854" w:rsidP="0050107A">
      <w:pPr>
        <w:numPr>
          <w:ilvl w:val="0"/>
          <w:numId w:val="29"/>
          <w:numberingChange w:id="33" w:author="Aristo" w:date="2010-02-23T11:21:00Z" w:original="%1:1:2:."/>
        </w:numPr>
        <w:rPr>
          <w:sz w:val="20"/>
        </w:rPr>
      </w:pPr>
      <w:r w:rsidRPr="0050107A">
        <w:rPr>
          <w:sz w:val="20"/>
        </w:rPr>
        <w:t>France</w:t>
      </w:r>
    </w:p>
    <w:p w14:paraId="330A3B7C" w14:textId="77777777" w:rsidR="007A4854" w:rsidRPr="0050107A" w:rsidRDefault="007A4854" w:rsidP="0050107A">
      <w:pPr>
        <w:numPr>
          <w:ilvl w:val="0"/>
          <w:numId w:val="29"/>
          <w:numberingChange w:id="34" w:author="Aristo" w:date="2010-02-23T11:21:00Z" w:original="%1:2:2:."/>
        </w:numPr>
        <w:rPr>
          <w:sz w:val="20"/>
        </w:rPr>
      </w:pPr>
      <w:r w:rsidRPr="0050107A">
        <w:rPr>
          <w:sz w:val="20"/>
        </w:rPr>
        <w:t>Russia</w:t>
      </w:r>
    </w:p>
    <w:p w14:paraId="2A98C60F" w14:textId="77777777" w:rsidR="007A4854" w:rsidRPr="0050107A" w:rsidRDefault="007A4854" w:rsidP="0050107A">
      <w:pPr>
        <w:numPr>
          <w:ilvl w:val="0"/>
          <w:numId w:val="29"/>
          <w:numberingChange w:id="35" w:author="Aristo" w:date="2010-02-23T11:21:00Z" w:original="%1:3:2:."/>
        </w:numPr>
        <w:rPr>
          <w:sz w:val="20"/>
        </w:rPr>
      </w:pPr>
      <w:r w:rsidRPr="0050107A">
        <w:rPr>
          <w:sz w:val="20"/>
        </w:rPr>
        <w:t>Bulgaria</w:t>
      </w:r>
    </w:p>
    <w:p w14:paraId="41F30843" w14:textId="77777777" w:rsidR="007A4854" w:rsidRPr="0050107A" w:rsidRDefault="007A4854" w:rsidP="0050107A">
      <w:pPr>
        <w:numPr>
          <w:ilvl w:val="0"/>
          <w:numId w:val="29"/>
          <w:numberingChange w:id="36" w:author="Aristo" w:date="2010-02-23T11:21:00Z" w:original="%1:4:2:."/>
        </w:numPr>
        <w:rPr>
          <w:sz w:val="20"/>
        </w:rPr>
      </w:pPr>
      <w:r w:rsidRPr="0050107A">
        <w:rPr>
          <w:sz w:val="20"/>
        </w:rPr>
        <w:t>Britain</w:t>
      </w:r>
    </w:p>
    <w:p w14:paraId="2390D1E0" w14:textId="77777777" w:rsidR="007A4854" w:rsidRPr="0050107A" w:rsidRDefault="007A4854" w:rsidP="0050107A">
      <w:pPr>
        <w:numPr>
          <w:ilvl w:val="0"/>
          <w:numId w:val="29"/>
          <w:numberingChange w:id="37" w:author="Aristo" w:date="2010-02-23T11:21:00Z" w:original="%1:5:2:."/>
        </w:numPr>
        <w:rPr>
          <w:sz w:val="20"/>
        </w:rPr>
      </w:pPr>
      <w:r w:rsidRPr="0050107A">
        <w:rPr>
          <w:sz w:val="20"/>
        </w:rPr>
        <w:t>Turkey</w:t>
      </w:r>
    </w:p>
    <w:p w14:paraId="05D0488F" w14:textId="77777777" w:rsidR="007A4854" w:rsidRPr="0050107A" w:rsidRDefault="007A4854" w:rsidP="0050107A">
      <w:pPr>
        <w:numPr>
          <w:ilvl w:val="0"/>
          <w:numId w:val="7"/>
          <w:numberingChange w:id="38" w:author="Aristo" w:date="2010-02-23T11:21:00Z" w:original="%1:1:3:."/>
        </w:numPr>
        <w:rPr>
          <w:sz w:val="20"/>
        </w:rPr>
      </w:pPr>
      <w:r w:rsidRPr="0050107A">
        <w:rPr>
          <w:sz w:val="20"/>
        </w:rPr>
        <w:t>i, ii and iv</w:t>
      </w:r>
    </w:p>
    <w:p w14:paraId="227C42AF" w14:textId="77777777" w:rsidR="007A4854" w:rsidRPr="0050107A" w:rsidRDefault="007A4854" w:rsidP="0050107A">
      <w:pPr>
        <w:numPr>
          <w:ilvl w:val="0"/>
          <w:numId w:val="7"/>
          <w:numberingChange w:id="39" w:author="Aristo" w:date="2010-02-23T11:21:00Z" w:original="%1:2:3:."/>
        </w:numPr>
        <w:rPr>
          <w:sz w:val="20"/>
        </w:rPr>
      </w:pPr>
      <w:r w:rsidRPr="0050107A">
        <w:rPr>
          <w:sz w:val="20"/>
        </w:rPr>
        <w:lastRenderedPageBreak/>
        <w:t>i, ii and v</w:t>
      </w:r>
    </w:p>
    <w:p w14:paraId="1416F7E9" w14:textId="77777777" w:rsidR="007A4854" w:rsidRPr="0050107A" w:rsidRDefault="007A4854" w:rsidP="0050107A">
      <w:pPr>
        <w:numPr>
          <w:ilvl w:val="0"/>
          <w:numId w:val="7"/>
          <w:numberingChange w:id="40" w:author="Aristo" w:date="2010-02-23T11:21:00Z" w:original="%1:3:3:."/>
        </w:numPr>
        <w:rPr>
          <w:sz w:val="20"/>
        </w:rPr>
      </w:pPr>
      <w:r w:rsidRPr="0050107A">
        <w:rPr>
          <w:sz w:val="20"/>
        </w:rPr>
        <w:t>ii, iv and v</w:t>
      </w:r>
    </w:p>
    <w:p w14:paraId="5031724C" w14:textId="77777777" w:rsidR="007A4854" w:rsidRPr="0050107A" w:rsidRDefault="007A4854" w:rsidP="0050107A">
      <w:pPr>
        <w:numPr>
          <w:ilvl w:val="0"/>
          <w:numId w:val="7"/>
          <w:numberingChange w:id="41" w:author="Aristo" w:date="2010-02-23T11:21:00Z" w:original="%1:4:3:."/>
        </w:numPr>
        <w:rPr>
          <w:sz w:val="20"/>
        </w:rPr>
      </w:pPr>
      <w:r w:rsidRPr="0050107A">
        <w:rPr>
          <w:sz w:val="20"/>
        </w:rPr>
        <w:t>iii, iv and v</w:t>
      </w:r>
    </w:p>
    <w:p w14:paraId="13FAA07C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10EB647B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##A##</w:t>
      </w:r>
    </w:p>
    <w:p w14:paraId="317A7556" w14:textId="77777777" w:rsidR="007A4854" w:rsidRPr="0050107A" w:rsidRDefault="007A4854" w:rsidP="0050107A">
      <w:pPr>
        <w:rPr>
          <w:sz w:val="20"/>
        </w:rPr>
      </w:pPr>
    </w:p>
    <w:p w14:paraId="41F435FD" w14:textId="77777777" w:rsidR="00801391" w:rsidRDefault="00801391" w:rsidP="00801391">
      <w:pPr>
        <w:rPr>
          <w:rFonts w:hint="eastAsia"/>
          <w:sz w:val="20"/>
        </w:rPr>
      </w:pPr>
      <w:r>
        <w:rPr>
          <w:rFonts w:hint="eastAsia"/>
          <w:sz w:val="20"/>
        </w:rPr>
        <w:t>|!|EM3100</w:t>
      </w:r>
      <w:r w:rsidR="00D56264">
        <w:rPr>
          <w:rFonts w:hint="eastAsia"/>
          <w:sz w:val="20"/>
        </w:rPr>
        <w:t>9</w:t>
      </w:r>
      <w:r>
        <w:rPr>
          <w:rFonts w:hint="eastAsia"/>
          <w:sz w:val="20"/>
        </w:rPr>
        <w:t>|!|</w:t>
      </w:r>
    </w:p>
    <w:p w14:paraId="50C80B44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</w:t>
      </w:r>
      <w:r w:rsidR="00870276" w:rsidRPr="0050107A">
        <w:rPr>
          <w:sz w:val="20"/>
        </w:rPr>
        <w:t xml:space="preserve">two </w:t>
      </w:r>
      <w:r w:rsidRPr="0050107A">
        <w:rPr>
          <w:sz w:val="20"/>
        </w:rPr>
        <w:t xml:space="preserve">countries wanted to </w:t>
      </w:r>
      <w:r w:rsidR="0085067B" w:rsidRPr="0050107A">
        <w:rPr>
          <w:sz w:val="20"/>
        </w:rPr>
        <w:t xml:space="preserve">colonise </w:t>
      </w:r>
      <w:r w:rsidRPr="0050107A">
        <w:rPr>
          <w:sz w:val="20"/>
        </w:rPr>
        <w:t>Tunisia in the late 19</w:t>
      </w:r>
      <w:r w:rsidRPr="0050107A">
        <w:rPr>
          <w:sz w:val="20"/>
          <w:vertAlign w:val="superscript"/>
        </w:rPr>
        <w:t>th</w:t>
      </w:r>
      <w:r w:rsidRPr="0050107A">
        <w:rPr>
          <w:sz w:val="20"/>
        </w:rPr>
        <w:t xml:space="preserve"> century?</w:t>
      </w:r>
    </w:p>
    <w:p w14:paraId="2565202C" w14:textId="77777777" w:rsidR="007A4854" w:rsidRPr="0050107A" w:rsidRDefault="007A4854" w:rsidP="0050107A">
      <w:pPr>
        <w:numPr>
          <w:ilvl w:val="0"/>
          <w:numId w:val="8"/>
          <w:numberingChange w:id="42" w:author="Aristo" w:date="2010-02-23T11:21:00Z" w:original="%1:1:3:."/>
        </w:numPr>
        <w:rPr>
          <w:sz w:val="20"/>
        </w:rPr>
      </w:pPr>
      <w:r w:rsidRPr="0050107A">
        <w:rPr>
          <w:sz w:val="20"/>
        </w:rPr>
        <w:t>France and Britain</w:t>
      </w:r>
    </w:p>
    <w:p w14:paraId="3390041D" w14:textId="77777777" w:rsidR="007A4854" w:rsidRPr="0050107A" w:rsidRDefault="007A4854" w:rsidP="0050107A">
      <w:pPr>
        <w:numPr>
          <w:ilvl w:val="0"/>
          <w:numId w:val="8"/>
          <w:numberingChange w:id="43" w:author="Aristo" w:date="2010-02-23T11:21:00Z" w:original="%1:2:3:."/>
        </w:numPr>
        <w:rPr>
          <w:sz w:val="20"/>
        </w:rPr>
      </w:pPr>
      <w:r w:rsidRPr="0050107A">
        <w:rPr>
          <w:sz w:val="20"/>
        </w:rPr>
        <w:t>Germany and Britain</w:t>
      </w:r>
    </w:p>
    <w:p w14:paraId="36FA94FE" w14:textId="77777777" w:rsidR="007A4854" w:rsidRPr="0050107A" w:rsidRDefault="007A4854" w:rsidP="0050107A">
      <w:pPr>
        <w:numPr>
          <w:ilvl w:val="0"/>
          <w:numId w:val="8"/>
          <w:numberingChange w:id="44" w:author="Aristo" w:date="2010-02-23T11:21:00Z" w:original="%1:3:3:."/>
        </w:numPr>
        <w:rPr>
          <w:sz w:val="20"/>
        </w:rPr>
      </w:pPr>
      <w:r w:rsidRPr="0050107A">
        <w:rPr>
          <w:sz w:val="20"/>
        </w:rPr>
        <w:t>Italy and France</w:t>
      </w:r>
    </w:p>
    <w:p w14:paraId="4632A08D" w14:textId="77777777" w:rsidR="007A4854" w:rsidRPr="0050107A" w:rsidRDefault="007A4854" w:rsidP="0050107A">
      <w:pPr>
        <w:numPr>
          <w:ilvl w:val="0"/>
          <w:numId w:val="8"/>
          <w:numberingChange w:id="45" w:author="Aristo" w:date="2010-02-23T11:21:00Z" w:original="%1:4:3:."/>
        </w:numPr>
        <w:rPr>
          <w:sz w:val="20"/>
        </w:rPr>
      </w:pPr>
      <w:r w:rsidRPr="0050107A">
        <w:rPr>
          <w:sz w:val="20"/>
        </w:rPr>
        <w:t>Germany and Italy</w:t>
      </w:r>
    </w:p>
    <w:p w14:paraId="1F46179E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5F04CC6F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56239577" w14:textId="77777777" w:rsidR="007A4854" w:rsidRPr="0050107A" w:rsidRDefault="007A4854" w:rsidP="0050107A">
      <w:pPr>
        <w:rPr>
          <w:sz w:val="20"/>
        </w:rPr>
      </w:pPr>
    </w:p>
    <w:p w14:paraId="2E29D996" w14:textId="77777777" w:rsidR="00801391" w:rsidRDefault="00801391" w:rsidP="00801391">
      <w:pPr>
        <w:rPr>
          <w:rFonts w:hint="eastAsia"/>
          <w:sz w:val="20"/>
        </w:rPr>
      </w:pPr>
      <w:r>
        <w:rPr>
          <w:rFonts w:hint="eastAsia"/>
          <w:sz w:val="20"/>
        </w:rPr>
        <w:t>|!|EM310</w:t>
      </w:r>
      <w:r w:rsidR="00D56264">
        <w:rPr>
          <w:rFonts w:hint="eastAsia"/>
          <w:sz w:val="20"/>
        </w:rPr>
        <w:t>1</w:t>
      </w:r>
      <w:r>
        <w:rPr>
          <w:rFonts w:hint="eastAsia"/>
          <w:sz w:val="20"/>
        </w:rPr>
        <w:t>0|!|</w:t>
      </w:r>
    </w:p>
    <w:p w14:paraId="168D23CA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of the following </w:t>
      </w:r>
      <w:r w:rsidR="00870276" w:rsidRPr="0050107A">
        <w:rPr>
          <w:sz w:val="20"/>
        </w:rPr>
        <w:t>events was the first to take place</w:t>
      </w:r>
      <w:r w:rsidRPr="0050107A">
        <w:rPr>
          <w:sz w:val="20"/>
        </w:rPr>
        <w:t>?</w:t>
      </w:r>
    </w:p>
    <w:p w14:paraId="3FA2BD1F" w14:textId="77777777" w:rsidR="007A4854" w:rsidRPr="0050107A" w:rsidRDefault="007A4854" w:rsidP="00833B50">
      <w:pPr>
        <w:numPr>
          <w:ilvl w:val="0"/>
          <w:numId w:val="127"/>
          <w:numberingChange w:id="46" w:author="Aristo" w:date="2010-02-23T11:21:00Z" w:original="%1:1:3:."/>
        </w:numPr>
        <w:rPr>
          <w:sz w:val="20"/>
        </w:rPr>
      </w:pPr>
      <w:r w:rsidRPr="0050107A">
        <w:rPr>
          <w:sz w:val="20"/>
        </w:rPr>
        <w:t>the Sarajevo Incident</w:t>
      </w:r>
    </w:p>
    <w:p w14:paraId="613E25B4" w14:textId="77777777" w:rsidR="007A4854" w:rsidRPr="0050107A" w:rsidRDefault="007A4854" w:rsidP="00833B50">
      <w:pPr>
        <w:numPr>
          <w:ilvl w:val="0"/>
          <w:numId w:val="127"/>
          <w:numberingChange w:id="47" w:author="Aristo" w:date="2010-02-23T11:21:00Z" w:original="%1:2:3:."/>
        </w:numPr>
        <w:rPr>
          <w:caps/>
          <w:sz w:val="20"/>
        </w:rPr>
      </w:pPr>
      <w:r w:rsidRPr="0050107A">
        <w:rPr>
          <w:sz w:val="20"/>
        </w:rPr>
        <w:t>the Second Balkan War</w:t>
      </w:r>
    </w:p>
    <w:p w14:paraId="28394342" w14:textId="77777777" w:rsidR="007A4854" w:rsidRPr="0050107A" w:rsidRDefault="007A4854" w:rsidP="00833B50">
      <w:pPr>
        <w:numPr>
          <w:ilvl w:val="0"/>
          <w:numId w:val="127"/>
          <w:numberingChange w:id="48" w:author="Aristo" w:date="2010-02-23T11:21:00Z" w:original="%1:3:3:."/>
        </w:numPr>
        <w:rPr>
          <w:sz w:val="20"/>
        </w:rPr>
      </w:pPr>
      <w:r w:rsidRPr="0050107A">
        <w:rPr>
          <w:sz w:val="20"/>
        </w:rPr>
        <w:t xml:space="preserve">the </w:t>
      </w:r>
      <w:r w:rsidR="0085067B" w:rsidRPr="0050107A">
        <w:rPr>
          <w:sz w:val="20"/>
        </w:rPr>
        <w:t>Franco-Prussian War</w:t>
      </w:r>
    </w:p>
    <w:p w14:paraId="37D5FECA" w14:textId="77777777" w:rsidR="007A4854" w:rsidRPr="0050107A" w:rsidRDefault="007A4854" w:rsidP="00833B50">
      <w:pPr>
        <w:numPr>
          <w:ilvl w:val="0"/>
          <w:numId w:val="127"/>
          <w:numberingChange w:id="49" w:author="Aristo" w:date="2010-02-23T11:21:00Z" w:original="%1:4:3:."/>
        </w:numPr>
        <w:rPr>
          <w:sz w:val="20"/>
        </w:rPr>
      </w:pPr>
      <w:r w:rsidRPr="0050107A">
        <w:rPr>
          <w:sz w:val="20"/>
        </w:rPr>
        <w:t>the Paris Peace Conference</w:t>
      </w:r>
    </w:p>
    <w:p w14:paraId="279C4D9F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325A961E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583DD011" w14:textId="77777777" w:rsidR="007A4854" w:rsidRPr="0050107A" w:rsidRDefault="007A4854" w:rsidP="0050107A">
      <w:pPr>
        <w:rPr>
          <w:caps/>
          <w:sz w:val="20"/>
        </w:rPr>
      </w:pPr>
    </w:p>
    <w:p w14:paraId="56640DD7" w14:textId="77777777" w:rsidR="00801391" w:rsidRDefault="00801391" w:rsidP="00801391">
      <w:pPr>
        <w:rPr>
          <w:rFonts w:hint="eastAsia"/>
          <w:sz w:val="20"/>
        </w:rPr>
      </w:pPr>
      <w:r>
        <w:rPr>
          <w:rFonts w:hint="eastAsia"/>
          <w:sz w:val="20"/>
        </w:rPr>
        <w:t>|!|EM310</w:t>
      </w:r>
      <w:r w:rsidR="00D56264">
        <w:rPr>
          <w:rFonts w:hint="eastAsia"/>
          <w:sz w:val="20"/>
        </w:rPr>
        <w:t>1</w:t>
      </w:r>
      <w:r>
        <w:rPr>
          <w:rFonts w:hint="eastAsia"/>
          <w:sz w:val="20"/>
        </w:rPr>
        <w:t>1|!|</w:t>
      </w:r>
    </w:p>
    <w:p w14:paraId="5773E000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incidents led to the First World War?</w:t>
      </w:r>
    </w:p>
    <w:p w14:paraId="13653340" w14:textId="77777777" w:rsidR="007A4854" w:rsidRPr="0050107A" w:rsidRDefault="007A4854" w:rsidP="0050107A">
      <w:pPr>
        <w:numPr>
          <w:ilvl w:val="0"/>
          <w:numId w:val="10"/>
          <w:numberingChange w:id="50" w:author="Aristo" w:date="2010-02-23T11:21:00Z" w:original="%1:1:3:."/>
        </w:numPr>
        <w:rPr>
          <w:sz w:val="20"/>
        </w:rPr>
      </w:pPr>
      <w:r w:rsidRPr="0050107A">
        <w:rPr>
          <w:sz w:val="20"/>
        </w:rPr>
        <w:t xml:space="preserve">the invasion of Turkey by Germany </w:t>
      </w:r>
    </w:p>
    <w:p w14:paraId="2C6BCA29" w14:textId="77777777" w:rsidR="007A4854" w:rsidRPr="0050107A" w:rsidRDefault="007A4854" w:rsidP="0050107A">
      <w:pPr>
        <w:numPr>
          <w:ilvl w:val="0"/>
          <w:numId w:val="10"/>
          <w:numberingChange w:id="51" w:author="Aristo" w:date="2010-02-23T11:21:00Z" w:original="%1:2:3:."/>
        </w:numPr>
        <w:rPr>
          <w:sz w:val="20"/>
        </w:rPr>
      </w:pPr>
      <w:r w:rsidRPr="0050107A">
        <w:rPr>
          <w:sz w:val="20"/>
        </w:rPr>
        <w:t>the assassination of Archduke Ferdinand in Sarajevo.</w:t>
      </w:r>
    </w:p>
    <w:p w14:paraId="3E374B4E" w14:textId="77777777" w:rsidR="007A4854" w:rsidRPr="0050107A" w:rsidRDefault="007A4854" w:rsidP="0050107A">
      <w:pPr>
        <w:numPr>
          <w:ilvl w:val="0"/>
          <w:numId w:val="10"/>
          <w:numberingChange w:id="52" w:author="Aristo" w:date="2010-02-23T11:21:00Z" w:original="%1:3:3:."/>
        </w:numPr>
        <w:rPr>
          <w:sz w:val="20"/>
        </w:rPr>
      </w:pPr>
      <w:r w:rsidRPr="0050107A">
        <w:rPr>
          <w:sz w:val="20"/>
        </w:rPr>
        <w:t>the annexation of Bosnia-Herzegovina by Austria-Hungary</w:t>
      </w:r>
    </w:p>
    <w:p w14:paraId="6A50C2F4" w14:textId="77777777" w:rsidR="007A4854" w:rsidRPr="0050107A" w:rsidRDefault="007A4854" w:rsidP="0050107A">
      <w:pPr>
        <w:numPr>
          <w:ilvl w:val="0"/>
          <w:numId w:val="10"/>
          <w:numberingChange w:id="53" w:author="Aristo" w:date="2010-02-23T11:21:00Z" w:original="%1:4:3:."/>
        </w:numPr>
        <w:rPr>
          <w:sz w:val="20"/>
        </w:rPr>
      </w:pPr>
      <w:r w:rsidRPr="0050107A">
        <w:rPr>
          <w:sz w:val="20"/>
        </w:rPr>
        <w:t xml:space="preserve">the </w:t>
      </w:r>
      <w:r w:rsidR="008E483F" w:rsidRPr="0050107A">
        <w:rPr>
          <w:sz w:val="20"/>
        </w:rPr>
        <w:t xml:space="preserve">mobilisation </w:t>
      </w:r>
      <w:r w:rsidRPr="0050107A">
        <w:rPr>
          <w:sz w:val="20"/>
        </w:rPr>
        <w:t xml:space="preserve">of the Russian troops. </w:t>
      </w:r>
    </w:p>
    <w:p w14:paraId="3753FFC1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C876548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614550A6" w14:textId="77777777" w:rsidR="007A4854" w:rsidRPr="0050107A" w:rsidRDefault="007A4854" w:rsidP="0050107A">
      <w:pPr>
        <w:rPr>
          <w:sz w:val="20"/>
        </w:rPr>
      </w:pPr>
    </w:p>
    <w:p w14:paraId="3B33D3CF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|!|EM31012|!|</w:t>
      </w:r>
    </w:p>
    <w:p w14:paraId="4E518E6E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When did the First World War break out?</w:t>
      </w:r>
    </w:p>
    <w:p w14:paraId="29D1F0D2" w14:textId="77777777" w:rsidR="007A4854" w:rsidRPr="0050107A" w:rsidRDefault="007A4854" w:rsidP="0050107A">
      <w:pPr>
        <w:numPr>
          <w:ilvl w:val="0"/>
          <w:numId w:val="11"/>
          <w:numberingChange w:id="54" w:author="Aristo" w:date="2010-02-23T11:21:00Z" w:original="%1:1:3:."/>
        </w:numPr>
        <w:rPr>
          <w:sz w:val="20"/>
        </w:rPr>
      </w:pPr>
      <w:r w:rsidRPr="0050107A">
        <w:rPr>
          <w:sz w:val="20"/>
        </w:rPr>
        <w:t>in 1914</w:t>
      </w:r>
    </w:p>
    <w:p w14:paraId="7610807A" w14:textId="77777777" w:rsidR="007A4854" w:rsidRPr="0050107A" w:rsidRDefault="007A4854" w:rsidP="0050107A">
      <w:pPr>
        <w:numPr>
          <w:ilvl w:val="0"/>
          <w:numId w:val="11"/>
          <w:numberingChange w:id="55" w:author="Aristo" w:date="2010-02-23T11:21:00Z" w:original="%1:2:3:."/>
        </w:numPr>
        <w:rPr>
          <w:sz w:val="20"/>
        </w:rPr>
      </w:pPr>
      <w:r w:rsidRPr="0050107A">
        <w:rPr>
          <w:sz w:val="20"/>
        </w:rPr>
        <w:t>in 1915</w:t>
      </w:r>
    </w:p>
    <w:p w14:paraId="721DC081" w14:textId="77777777" w:rsidR="007A4854" w:rsidRPr="0050107A" w:rsidRDefault="007A4854" w:rsidP="0050107A">
      <w:pPr>
        <w:numPr>
          <w:ilvl w:val="0"/>
          <w:numId w:val="11"/>
          <w:numberingChange w:id="56" w:author="Aristo" w:date="2010-02-23T11:21:00Z" w:original="%1:3:3:."/>
        </w:numPr>
        <w:rPr>
          <w:sz w:val="20"/>
        </w:rPr>
      </w:pPr>
      <w:r w:rsidRPr="0050107A">
        <w:rPr>
          <w:sz w:val="20"/>
        </w:rPr>
        <w:t>in 1916</w:t>
      </w:r>
    </w:p>
    <w:p w14:paraId="7A6EFC30" w14:textId="77777777" w:rsidR="007A4854" w:rsidRPr="0050107A" w:rsidRDefault="007A4854" w:rsidP="0050107A">
      <w:pPr>
        <w:numPr>
          <w:ilvl w:val="0"/>
          <w:numId w:val="11"/>
          <w:numberingChange w:id="57" w:author="Aristo" w:date="2010-02-23T11:21:00Z" w:original="%1:4:3:."/>
        </w:numPr>
        <w:rPr>
          <w:sz w:val="20"/>
        </w:rPr>
      </w:pPr>
      <w:r w:rsidRPr="0050107A">
        <w:rPr>
          <w:sz w:val="20"/>
        </w:rPr>
        <w:t>in 1917</w:t>
      </w:r>
    </w:p>
    <w:p w14:paraId="0ECDA9DD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02FA3079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lastRenderedPageBreak/>
        <w:t>##A##</w:t>
      </w:r>
    </w:p>
    <w:p w14:paraId="53223360" w14:textId="77777777" w:rsidR="007A4854" w:rsidRPr="0050107A" w:rsidRDefault="007A4854" w:rsidP="0050107A">
      <w:pPr>
        <w:rPr>
          <w:sz w:val="20"/>
        </w:rPr>
      </w:pPr>
    </w:p>
    <w:p w14:paraId="6219C42A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|!|EM31013|!|</w:t>
      </w:r>
    </w:p>
    <w:p w14:paraId="11876B62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How long did the First World War last?</w:t>
      </w:r>
    </w:p>
    <w:p w14:paraId="132F4634" w14:textId="77777777" w:rsidR="007A4854" w:rsidRPr="0050107A" w:rsidRDefault="007A4854" w:rsidP="0050107A">
      <w:pPr>
        <w:numPr>
          <w:ilvl w:val="0"/>
          <w:numId w:val="12"/>
          <w:numberingChange w:id="58" w:author="Aristo" w:date="2010-02-23T11:21:00Z" w:original="%1:1:3:."/>
        </w:numPr>
        <w:rPr>
          <w:sz w:val="20"/>
        </w:rPr>
      </w:pPr>
      <w:r w:rsidRPr="0050107A">
        <w:rPr>
          <w:sz w:val="20"/>
        </w:rPr>
        <w:t>3 years</w:t>
      </w:r>
    </w:p>
    <w:p w14:paraId="17A4E3D4" w14:textId="77777777" w:rsidR="007A4854" w:rsidRPr="0050107A" w:rsidRDefault="007A4854" w:rsidP="0050107A">
      <w:pPr>
        <w:numPr>
          <w:ilvl w:val="0"/>
          <w:numId w:val="12"/>
          <w:numberingChange w:id="59" w:author="Aristo" w:date="2010-02-23T11:21:00Z" w:original="%1:2:3:."/>
        </w:numPr>
        <w:rPr>
          <w:sz w:val="20"/>
        </w:rPr>
      </w:pPr>
      <w:r w:rsidRPr="0050107A">
        <w:rPr>
          <w:sz w:val="20"/>
        </w:rPr>
        <w:t>4 years</w:t>
      </w:r>
    </w:p>
    <w:p w14:paraId="2BC4F291" w14:textId="77777777" w:rsidR="007A4854" w:rsidRPr="0050107A" w:rsidRDefault="007A4854" w:rsidP="0050107A">
      <w:pPr>
        <w:numPr>
          <w:ilvl w:val="0"/>
          <w:numId w:val="12"/>
          <w:numberingChange w:id="60" w:author="Aristo" w:date="2010-02-23T11:21:00Z" w:original="%1:3:3:."/>
        </w:numPr>
        <w:rPr>
          <w:sz w:val="20"/>
        </w:rPr>
      </w:pPr>
      <w:r w:rsidRPr="0050107A">
        <w:rPr>
          <w:sz w:val="20"/>
        </w:rPr>
        <w:t>5 years</w:t>
      </w:r>
    </w:p>
    <w:p w14:paraId="3D9A6125" w14:textId="77777777" w:rsidR="007A4854" w:rsidRPr="0050107A" w:rsidRDefault="007A4854" w:rsidP="0050107A">
      <w:pPr>
        <w:numPr>
          <w:ilvl w:val="0"/>
          <w:numId w:val="12"/>
          <w:numberingChange w:id="61" w:author="Aristo" w:date="2010-02-23T11:21:00Z" w:original="%1:4:3:."/>
        </w:numPr>
        <w:rPr>
          <w:sz w:val="20"/>
        </w:rPr>
      </w:pPr>
      <w:r w:rsidRPr="0050107A">
        <w:rPr>
          <w:sz w:val="20"/>
        </w:rPr>
        <w:t>6 years</w:t>
      </w:r>
    </w:p>
    <w:p w14:paraId="668D9252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033315F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26FA04B2" w14:textId="77777777" w:rsidR="007A4854" w:rsidRPr="0050107A" w:rsidRDefault="007A4854" w:rsidP="0050107A">
      <w:pPr>
        <w:rPr>
          <w:sz w:val="20"/>
        </w:rPr>
      </w:pPr>
    </w:p>
    <w:p w14:paraId="6092EBD1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|!|EM31014|!|</w:t>
      </w:r>
    </w:p>
    <w:p w14:paraId="7F6D91E1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countries was not a member of the Central Powers?</w:t>
      </w:r>
    </w:p>
    <w:p w14:paraId="29826697" w14:textId="77777777" w:rsidR="007A4854" w:rsidRPr="0050107A" w:rsidRDefault="007A4854" w:rsidP="0050107A">
      <w:pPr>
        <w:numPr>
          <w:ilvl w:val="0"/>
          <w:numId w:val="13"/>
          <w:numberingChange w:id="62" w:author="Aristo" w:date="2010-02-23T11:21:00Z" w:original="%1:1:3:."/>
        </w:numPr>
        <w:rPr>
          <w:sz w:val="20"/>
        </w:rPr>
      </w:pPr>
      <w:r w:rsidRPr="0050107A">
        <w:rPr>
          <w:sz w:val="20"/>
        </w:rPr>
        <w:t>Russia</w:t>
      </w:r>
    </w:p>
    <w:p w14:paraId="0AA68075" w14:textId="77777777" w:rsidR="007A4854" w:rsidRPr="0050107A" w:rsidRDefault="007A4854" w:rsidP="0050107A">
      <w:pPr>
        <w:numPr>
          <w:ilvl w:val="0"/>
          <w:numId w:val="13"/>
          <w:numberingChange w:id="63" w:author="Aristo" w:date="2010-02-23T11:21:00Z" w:original="%1:2:3:."/>
        </w:numPr>
        <w:rPr>
          <w:sz w:val="20"/>
        </w:rPr>
      </w:pPr>
      <w:r w:rsidRPr="0050107A">
        <w:rPr>
          <w:sz w:val="20"/>
        </w:rPr>
        <w:t>Austria-Hungary</w:t>
      </w:r>
    </w:p>
    <w:p w14:paraId="309AB490" w14:textId="77777777" w:rsidR="007A4854" w:rsidRPr="0050107A" w:rsidRDefault="007A4854" w:rsidP="0050107A">
      <w:pPr>
        <w:numPr>
          <w:ilvl w:val="0"/>
          <w:numId w:val="13"/>
          <w:numberingChange w:id="64" w:author="Aristo" w:date="2010-02-23T11:21:00Z" w:original="%1:3:3:."/>
        </w:numPr>
        <w:rPr>
          <w:sz w:val="20"/>
        </w:rPr>
      </w:pPr>
      <w:r w:rsidRPr="0050107A">
        <w:rPr>
          <w:sz w:val="20"/>
        </w:rPr>
        <w:t>Turkey</w:t>
      </w:r>
    </w:p>
    <w:p w14:paraId="3A0DCAA9" w14:textId="77777777" w:rsidR="007A4854" w:rsidRPr="0050107A" w:rsidRDefault="007A4854" w:rsidP="0050107A">
      <w:pPr>
        <w:numPr>
          <w:ilvl w:val="0"/>
          <w:numId w:val="13"/>
          <w:numberingChange w:id="65" w:author="Aristo" w:date="2010-02-23T11:21:00Z" w:original="%1:4:3:."/>
        </w:numPr>
        <w:rPr>
          <w:sz w:val="20"/>
        </w:rPr>
      </w:pPr>
      <w:r w:rsidRPr="0050107A">
        <w:rPr>
          <w:sz w:val="20"/>
        </w:rPr>
        <w:t>Bulgaria</w:t>
      </w:r>
    </w:p>
    <w:p w14:paraId="3E2480C6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196CFB6E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##A##</w:t>
      </w:r>
    </w:p>
    <w:p w14:paraId="04F67A17" w14:textId="77777777" w:rsidR="007A4854" w:rsidRPr="0050107A" w:rsidRDefault="007A4854" w:rsidP="0050107A">
      <w:pPr>
        <w:rPr>
          <w:sz w:val="20"/>
        </w:rPr>
      </w:pPr>
    </w:p>
    <w:p w14:paraId="7EB670A2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|!|EM31015|!|</w:t>
      </w:r>
    </w:p>
    <w:p w14:paraId="380C0478" w14:textId="77777777" w:rsidR="007A4854" w:rsidRPr="0050107A" w:rsidRDefault="007A4854" w:rsidP="0050107A">
      <w:pPr>
        <w:pStyle w:val="BodyText"/>
        <w:jc w:val="left"/>
        <w:rPr>
          <w:sz w:val="20"/>
        </w:rPr>
      </w:pPr>
      <w:r w:rsidRPr="0050107A">
        <w:rPr>
          <w:sz w:val="20"/>
        </w:rPr>
        <w:t>On June 28, 1914, Archduke Ferdinand was assassinated by a ________________.</w:t>
      </w:r>
    </w:p>
    <w:p w14:paraId="40142E9C" w14:textId="77777777" w:rsidR="007A4854" w:rsidRPr="0050107A" w:rsidRDefault="007A4854" w:rsidP="0050107A">
      <w:pPr>
        <w:numPr>
          <w:ilvl w:val="0"/>
          <w:numId w:val="1"/>
          <w:numberingChange w:id="66" w:author="Aristo" w:date="2010-02-23T11:21:00Z" w:original="%1:1:3:."/>
        </w:numPr>
        <w:rPr>
          <w:sz w:val="20"/>
        </w:rPr>
      </w:pPr>
      <w:r w:rsidRPr="0050107A">
        <w:rPr>
          <w:sz w:val="20"/>
        </w:rPr>
        <w:t>Bulgarian</w:t>
      </w:r>
    </w:p>
    <w:p w14:paraId="614CE74B" w14:textId="77777777" w:rsidR="007A4854" w:rsidRPr="0050107A" w:rsidRDefault="007A4854" w:rsidP="0050107A">
      <w:pPr>
        <w:numPr>
          <w:ilvl w:val="0"/>
          <w:numId w:val="1"/>
          <w:numberingChange w:id="67" w:author="Aristo" w:date="2010-02-23T11:21:00Z" w:original="%1:2:3:."/>
        </w:numPr>
        <w:rPr>
          <w:sz w:val="20"/>
        </w:rPr>
      </w:pPr>
      <w:r w:rsidRPr="0050107A">
        <w:rPr>
          <w:sz w:val="20"/>
        </w:rPr>
        <w:t>Russian</w:t>
      </w:r>
    </w:p>
    <w:p w14:paraId="5E52132B" w14:textId="77777777" w:rsidR="007A4854" w:rsidRPr="0050107A" w:rsidRDefault="007A4854" w:rsidP="0050107A">
      <w:pPr>
        <w:numPr>
          <w:ilvl w:val="0"/>
          <w:numId w:val="1"/>
          <w:numberingChange w:id="68" w:author="Aristo" w:date="2010-02-23T11:21:00Z" w:original="%1:3:3:."/>
        </w:numPr>
        <w:rPr>
          <w:sz w:val="20"/>
        </w:rPr>
      </w:pPr>
      <w:r w:rsidRPr="0050107A">
        <w:rPr>
          <w:sz w:val="20"/>
        </w:rPr>
        <w:t>Serb</w:t>
      </w:r>
    </w:p>
    <w:p w14:paraId="0DB63A2E" w14:textId="77777777" w:rsidR="007A4854" w:rsidRPr="0050107A" w:rsidRDefault="007A4854" w:rsidP="0050107A">
      <w:pPr>
        <w:numPr>
          <w:ilvl w:val="0"/>
          <w:numId w:val="1"/>
          <w:numberingChange w:id="69" w:author="Aristo" w:date="2010-02-23T11:21:00Z" w:original="%1:4:3:."/>
        </w:numPr>
        <w:rPr>
          <w:sz w:val="20"/>
        </w:rPr>
      </w:pPr>
      <w:r w:rsidRPr="0050107A">
        <w:rPr>
          <w:sz w:val="20"/>
        </w:rPr>
        <w:t>Bosnian</w:t>
      </w:r>
    </w:p>
    <w:p w14:paraId="22E2BD38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F81E442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651EACCA" w14:textId="77777777" w:rsidR="007A4854" w:rsidRPr="0050107A" w:rsidRDefault="007A4854" w:rsidP="0050107A">
      <w:pPr>
        <w:rPr>
          <w:sz w:val="20"/>
        </w:rPr>
      </w:pPr>
    </w:p>
    <w:p w14:paraId="64D7A21D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|!|EM31016|!|</w:t>
      </w:r>
    </w:p>
    <w:p w14:paraId="3F731F7B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of the following </w:t>
      </w:r>
      <w:r w:rsidR="00870276" w:rsidRPr="0050107A">
        <w:rPr>
          <w:sz w:val="20"/>
        </w:rPr>
        <w:t xml:space="preserve">statements </w:t>
      </w:r>
      <w:r w:rsidRPr="0050107A">
        <w:rPr>
          <w:sz w:val="20"/>
        </w:rPr>
        <w:t>about the Schlieffen Plan is true?</w:t>
      </w:r>
    </w:p>
    <w:p w14:paraId="3E8B8F92" w14:textId="77777777" w:rsidR="007A4854" w:rsidRPr="0050107A" w:rsidRDefault="007A4854" w:rsidP="00833B50">
      <w:pPr>
        <w:numPr>
          <w:ilvl w:val="0"/>
          <w:numId w:val="129"/>
          <w:numberingChange w:id="70" w:author="Aristo" w:date="2010-02-23T11:21:00Z" w:original="%1:1:3:."/>
        </w:numPr>
        <w:rPr>
          <w:sz w:val="20"/>
        </w:rPr>
      </w:pPr>
      <w:r w:rsidRPr="0050107A">
        <w:rPr>
          <w:sz w:val="20"/>
        </w:rPr>
        <w:t xml:space="preserve">It was a war plan designed by Germany to avoid two-front war with Britain and Russia. </w:t>
      </w:r>
    </w:p>
    <w:p w14:paraId="0B0F9E5F" w14:textId="77777777" w:rsidR="007A4854" w:rsidRPr="0050107A" w:rsidRDefault="007A4854" w:rsidP="00833B50">
      <w:pPr>
        <w:numPr>
          <w:ilvl w:val="0"/>
          <w:numId w:val="129"/>
          <w:numberingChange w:id="71" w:author="Aristo" w:date="2010-02-23T11:21:00Z" w:original="%1:2:3:."/>
        </w:numPr>
        <w:rPr>
          <w:sz w:val="20"/>
        </w:rPr>
      </w:pPr>
      <w:r w:rsidRPr="0050107A">
        <w:rPr>
          <w:sz w:val="20"/>
        </w:rPr>
        <w:t xml:space="preserve">It was a war plan designed by Germany to avoid two-front war with Britain and France. </w:t>
      </w:r>
    </w:p>
    <w:p w14:paraId="713B5D2E" w14:textId="77777777" w:rsidR="007A4854" w:rsidRPr="0050107A" w:rsidRDefault="007A4854" w:rsidP="00833B50">
      <w:pPr>
        <w:numPr>
          <w:ilvl w:val="0"/>
          <w:numId w:val="129"/>
          <w:numberingChange w:id="72" w:author="Aristo" w:date="2010-02-23T11:21:00Z" w:original="%1:3:3:."/>
        </w:numPr>
        <w:rPr>
          <w:sz w:val="20"/>
        </w:rPr>
      </w:pPr>
      <w:r w:rsidRPr="0050107A">
        <w:rPr>
          <w:sz w:val="20"/>
        </w:rPr>
        <w:t xml:space="preserve">It was a war plan designed by Germany to avoid two-front war with Belgium and France. </w:t>
      </w:r>
    </w:p>
    <w:p w14:paraId="0D72902C" w14:textId="77777777" w:rsidR="007A4854" w:rsidRPr="0050107A" w:rsidRDefault="007A4854" w:rsidP="00833B50">
      <w:pPr>
        <w:numPr>
          <w:ilvl w:val="0"/>
          <w:numId w:val="129"/>
          <w:numberingChange w:id="73" w:author="Aristo" w:date="2010-02-23T11:21:00Z" w:original="%1:4:3:."/>
        </w:numPr>
        <w:rPr>
          <w:sz w:val="20"/>
        </w:rPr>
      </w:pPr>
      <w:r w:rsidRPr="0050107A">
        <w:rPr>
          <w:sz w:val="20"/>
        </w:rPr>
        <w:t>It was a war plan designed by Germany to avoid two-front war with France and Russia.</w:t>
      </w:r>
    </w:p>
    <w:p w14:paraId="7F118F05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5FA8A501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63CF10AC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|!|EM31017|!|</w:t>
      </w:r>
    </w:p>
    <w:p w14:paraId="19BF7340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nations supported Austria-Hungary to declare war on Serbia in 1914?</w:t>
      </w:r>
    </w:p>
    <w:p w14:paraId="60B50CC7" w14:textId="77777777" w:rsidR="007A4854" w:rsidRPr="0050107A" w:rsidRDefault="007A4854" w:rsidP="0050107A">
      <w:pPr>
        <w:numPr>
          <w:ilvl w:val="0"/>
          <w:numId w:val="2"/>
          <w:numberingChange w:id="74" w:author="Aristo" w:date="2010-02-23T11:21:00Z" w:original="%1:1:3:."/>
        </w:numPr>
        <w:rPr>
          <w:sz w:val="20"/>
        </w:rPr>
      </w:pPr>
      <w:r w:rsidRPr="0050107A">
        <w:rPr>
          <w:sz w:val="20"/>
        </w:rPr>
        <w:t>Russia</w:t>
      </w:r>
    </w:p>
    <w:p w14:paraId="1CB826C8" w14:textId="77777777" w:rsidR="007A4854" w:rsidRPr="0050107A" w:rsidRDefault="007A4854" w:rsidP="0050107A">
      <w:pPr>
        <w:numPr>
          <w:ilvl w:val="0"/>
          <w:numId w:val="2"/>
          <w:numberingChange w:id="75" w:author="Aristo" w:date="2010-02-23T11:21:00Z" w:original="%1:2:3:."/>
        </w:numPr>
        <w:rPr>
          <w:sz w:val="20"/>
        </w:rPr>
      </w:pPr>
      <w:r w:rsidRPr="0050107A">
        <w:rPr>
          <w:sz w:val="20"/>
        </w:rPr>
        <w:lastRenderedPageBreak/>
        <w:t>Britain</w:t>
      </w:r>
    </w:p>
    <w:p w14:paraId="5FB47D21" w14:textId="77777777" w:rsidR="007A4854" w:rsidRPr="0050107A" w:rsidRDefault="00166523" w:rsidP="0050107A">
      <w:pPr>
        <w:numPr>
          <w:ilvl w:val="0"/>
          <w:numId w:val="2"/>
          <w:numberingChange w:id="76" w:author="Aristo" w:date="2010-02-23T11:21:00Z" w:original="%1:3:3:."/>
        </w:numPr>
        <w:rPr>
          <w:sz w:val="20"/>
        </w:rPr>
      </w:pPr>
      <w:r w:rsidRPr="0050107A">
        <w:rPr>
          <w:sz w:val="20"/>
        </w:rPr>
        <w:t>t</w:t>
      </w:r>
      <w:r w:rsidR="00224447" w:rsidRPr="0050107A">
        <w:rPr>
          <w:sz w:val="20"/>
        </w:rPr>
        <w:t xml:space="preserve">he </w:t>
      </w:r>
      <w:r w:rsidR="007A4854" w:rsidRPr="0050107A">
        <w:rPr>
          <w:sz w:val="20"/>
        </w:rPr>
        <w:t>United States</w:t>
      </w:r>
    </w:p>
    <w:p w14:paraId="2A3136DA" w14:textId="77777777" w:rsidR="007A4854" w:rsidRPr="0050107A" w:rsidRDefault="007A4854" w:rsidP="0050107A">
      <w:pPr>
        <w:numPr>
          <w:ilvl w:val="0"/>
          <w:numId w:val="2"/>
          <w:numberingChange w:id="77" w:author="Aristo" w:date="2010-02-23T11:21:00Z" w:original="%1:4:3:."/>
        </w:numPr>
        <w:rPr>
          <w:sz w:val="20"/>
        </w:rPr>
      </w:pPr>
      <w:r w:rsidRPr="0050107A">
        <w:rPr>
          <w:sz w:val="20"/>
        </w:rPr>
        <w:t>Germany</w:t>
      </w:r>
    </w:p>
    <w:p w14:paraId="3D121732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7A10B65F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6E315937" w14:textId="77777777" w:rsidR="007A4854" w:rsidRPr="0050107A" w:rsidRDefault="007A4854" w:rsidP="0050107A">
      <w:pPr>
        <w:rPr>
          <w:sz w:val="20"/>
        </w:rPr>
      </w:pPr>
    </w:p>
    <w:p w14:paraId="763872D0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|!|EM31018|!|</w:t>
      </w:r>
    </w:p>
    <w:p w14:paraId="6E997BB0" w14:textId="77777777" w:rsidR="007A4854" w:rsidRPr="0050107A" w:rsidRDefault="007A4854" w:rsidP="0050107A">
      <w:pPr>
        <w:pStyle w:val="BodyText"/>
        <w:jc w:val="left"/>
        <w:rPr>
          <w:sz w:val="20"/>
        </w:rPr>
      </w:pPr>
      <w:r w:rsidRPr="0050107A">
        <w:rPr>
          <w:sz w:val="20"/>
        </w:rPr>
        <w:t xml:space="preserve">Which of the following countries </w:t>
      </w:r>
      <w:r w:rsidR="00870276" w:rsidRPr="0050107A">
        <w:rPr>
          <w:sz w:val="20"/>
        </w:rPr>
        <w:t xml:space="preserve">was the last to </w:t>
      </w:r>
      <w:r w:rsidRPr="0050107A">
        <w:rPr>
          <w:sz w:val="20"/>
        </w:rPr>
        <w:t>join the First World War?</w:t>
      </w:r>
    </w:p>
    <w:p w14:paraId="112AFEF5" w14:textId="77777777" w:rsidR="007A4854" w:rsidRPr="0050107A" w:rsidRDefault="007A4854" w:rsidP="00833B50">
      <w:pPr>
        <w:numPr>
          <w:ilvl w:val="0"/>
          <w:numId w:val="131"/>
          <w:numberingChange w:id="78" w:author="Aristo" w:date="2010-02-23T11:21:00Z" w:original="%1:1:3:."/>
        </w:numPr>
        <w:rPr>
          <w:sz w:val="20"/>
        </w:rPr>
      </w:pPr>
      <w:r w:rsidRPr="0050107A">
        <w:rPr>
          <w:sz w:val="20"/>
        </w:rPr>
        <w:t>Russia</w:t>
      </w:r>
    </w:p>
    <w:p w14:paraId="3983C5C3" w14:textId="77777777" w:rsidR="007A4854" w:rsidRPr="0050107A" w:rsidRDefault="007A4854" w:rsidP="00833B50">
      <w:pPr>
        <w:numPr>
          <w:ilvl w:val="0"/>
          <w:numId w:val="131"/>
          <w:numberingChange w:id="79" w:author="Aristo" w:date="2010-02-23T11:21:00Z" w:original="%1:2:3:."/>
        </w:numPr>
        <w:rPr>
          <w:sz w:val="20"/>
        </w:rPr>
      </w:pPr>
      <w:r w:rsidRPr="0050107A">
        <w:rPr>
          <w:sz w:val="20"/>
        </w:rPr>
        <w:t>Britain</w:t>
      </w:r>
    </w:p>
    <w:p w14:paraId="0F468BA1" w14:textId="77777777" w:rsidR="007A4854" w:rsidRPr="0050107A" w:rsidRDefault="007A4854" w:rsidP="00833B50">
      <w:pPr>
        <w:numPr>
          <w:ilvl w:val="0"/>
          <w:numId w:val="131"/>
          <w:numberingChange w:id="80" w:author="Aristo" w:date="2010-02-23T11:21:00Z" w:original="%1:3:3:."/>
        </w:numPr>
        <w:rPr>
          <w:sz w:val="20"/>
        </w:rPr>
      </w:pPr>
      <w:r w:rsidRPr="0050107A">
        <w:rPr>
          <w:sz w:val="20"/>
        </w:rPr>
        <w:t>Germany</w:t>
      </w:r>
    </w:p>
    <w:p w14:paraId="20676566" w14:textId="77777777" w:rsidR="007A4854" w:rsidRPr="0050107A" w:rsidRDefault="007A4854" w:rsidP="00833B50">
      <w:pPr>
        <w:numPr>
          <w:ilvl w:val="0"/>
          <w:numId w:val="131"/>
          <w:numberingChange w:id="81" w:author="Aristo" w:date="2010-02-23T11:21:00Z" w:original="%1:4:3:."/>
        </w:numPr>
        <w:rPr>
          <w:sz w:val="20"/>
        </w:rPr>
      </w:pPr>
      <w:r w:rsidRPr="0050107A">
        <w:rPr>
          <w:sz w:val="20"/>
        </w:rPr>
        <w:t>France</w:t>
      </w:r>
    </w:p>
    <w:p w14:paraId="39A9BF97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4027CCE9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51ECE44E" w14:textId="77777777" w:rsidR="007A4854" w:rsidRPr="0050107A" w:rsidRDefault="007A4854" w:rsidP="0050107A">
      <w:pPr>
        <w:rPr>
          <w:sz w:val="20"/>
        </w:rPr>
      </w:pPr>
    </w:p>
    <w:p w14:paraId="07FF6020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|!|EM31019|!|</w:t>
      </w:r>
    </w:p>
    <w:p w14:paraId="6B1772A8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two countries wanted to </w:t>
      </w:r>
      <w:r w:rsidR="008E483F" w:rsidRPr="0050107A">
        <w:rPr>
          <w:sz w:val="20"/>
        </w:rPr>
        <w:t xml:space="preserve">colonise </w:t>
      </w:r>
      <w:r w:rsidRPr="0050107A">
        <w:rPr>
          <w:sz w:val="20"/>
        </w:rPr>
        <w:t>Morocco?</w:t>
      </w:r>
    </w:p>
    <w:p w14:paraId="7D96785C" w14:textId="77777777" w:rsidR="007A4854" w:rsidRPr="0050107A" w:rsidRDefault="007A4854" w:rsidP="0050107A">
      <w:pPr>
        <w:numPr>
          <w:ilvl w:val="0"/>
          <w:numId w:val="15"/>
          <w:numberingChange w:id="82" w:author="Aristo" w:date="2010-02-23T11:21:00Z" w:original="%1:1:3:."/>
        </w:numPr>
        <w:rPr>
          <w:sz w:val="20"/>
        </w:rPr>
      </w:pPr>
      <w:r w:rsidRPr="0050107A">
        <w:rPr>
          <w:sz w:val="20"/>
        </w:rPr>
        <w:t>Britain and France</w:t>
      </w:r>
    </w:p>
    <w:p w14:paraId="10945FD4" w14:textId="77777777" w:rsidR="007A4854" w:rsidRPr="0050107A" w:rsidRDefault="007A4854" w:rsidP="0050107A">
      <w:pPr>
        <w:numPr>
          <w:ilvl w:val="0"/>
          <w:numId w:val="15"/>
          <w:numberingChange w:id="83" w:author="Aristo" w:date="2010-02-23T11:21:00Z" w:original="%1:2:3:."/>
        </w:numPr>
        <w:rPr>
          <w:sz w:val="20"/>
        </w:rPr>
      </w:pPr>
      <w:r w:rsidRPr="0050107A">
        <w:rPr>
          <w:sz w:val="20"/>
        </w:rPr>
        <w:t>France and Germany</w:t>
      </w:r>
    </w:p>
    <w:p w14:paraId="272D0BFA" w14:textId="77777777" w:rsidR="007A4854" w:rsidRPr="0050107A" w:rsidRDefault="007A4854" w:rsidP="0050107A">
      <w:pPr>
        <w:numPr>
          <w:ilvl w:val="0"/>
          <w:numId w:val="15"/>
          <w:numberingChange w:id="84" w:author="Aristo" w:date="2010-02-23T11:21:00Z" w:original="%1:3:3:."/>
        </w:numPr>
        <w:rPr>
          <w:sz w:val="20"/>
        </w:rPr>
      </w:pPr>
      <w:r w:rsidRPr="0050107A">
        <w:rPr>
          <w:sz w:val="20"/>
        </w:rPr>
        <w:t>Cuba and the United States</w:t>
      </w:r>
    </w:p>
    <w:p w14:paraId="063145FF" w14:textId="77777777" w:rsidR="007A4854" w:rsidRPr="0050107A" w:rsidRDefault="007A4854" w:rsidP="0050107A">
      <w:pPr>
        <w:numPr>
          <w:ilvl w:val="0"/>
          <w:numId w:val="15"/>
          <w:numberingChange w:id="85" w:author="Aristo" w:date="2010-02-23T11:21:00Z" w:original="%1:4:3:."/>
        </w:numPr>
        <w:rPr>
          <w:sz w:val="20"/>
        </w:rPr>
      </w:pPr>
      <w:r w:rsidRPr="0050107A">
        <w:rPr>
          <w:sz w:val="20"/>
        </w:rPr>
        <w:t>Russia and Italy</w:t>
      </w:r>
    </w:p>
    <w:p w14:paraId="2B5708C0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44F781AB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663667BE" w14:textId="77777777" w:rsidR="007A4854" w:rsidRPr="0050107A" w:rsidRDefault="007A4854" w:rsidP="0050107A">
      <w:pPr>
        <w:rPr>
          <w:sz w:val="20"/>
        </w:rPr>
      </w:pPr>
    </w:p>
    <w:p w14:paraId="5036D012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|!|EM31020|!|</w:t>
      </w:r>
    </w:p>
    <w:p w14:paraId="61D9198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Why did Russia withdraw from the First World War in 1917?</w:t>
      </w:r>
    </w:p>
    <w:p w14:paraId="60B54BD3" w14:textId="77777777" w:rsidR="007A4854" w:rsidRPr="0050107A" w:rsidRDefault="007A4854" w:rsidP="0050107A">
      <w:pPr>
        <w:numPr>
          <w:ilvl w:val="0"/>
          <w:numId w:val="16"/>
          <w:numberingChange w:id="86" w:author="Aristo" w:date="2010-02-23T11:21:00Z" w:original="%1:1:3:."/>
        </w:numPr>
        <w:rPr>
          <w:sz w:val="20"/>
        </w:rPr>
      </w:pPr>
      <w:r w:rsidRPr="0050107A">
        <w:rPr>
          <w:sz w:val="20"/>
        </w:rPr>
        <w:t xml:space="preserve">Russia was afraid of </w:t>
      </w:r>
      <w:r w:rsidR="00870276" w:rsidRPr="0050107A">
        <w:rPr>
          <w:sz w:val="20"/>
        </w:rPr>
        <w:t>a</w:t>
      </w:r>
      <w:r w:rsidRPr="0050107A">
        <w:rPr>
          <w:sz w:val="20"/>
        </w:rPr>
        <w:t xml:space="preserve"> two-front war of Germany.</w:t>
      </w:r>
    </w:p>
    <w:p w14:paraId="262ABA31" w14:textId="77777777" w:rsidR="007A4854" w:rsidRPr="0050107A" w:rsidRDefault="007A4854" w:rsidP="0050107A">
      <w:pPr>
        <w:numPr>
          <w:ilvl w:val="0"/>
          <w:numId w:val="16"/>
          <w:numberingChange w:id="87" w:author="Aristo" w:date="2010-02-23T11:21:00Z" w:original="%1:2:3:."/>
        </w:numPr>
        <w:rPr>
          <w:sz w:val="20"/>
        </w:rPr>
      </w:pPr>
      <w:r w:rsidRPr="0050107A">
        <w:rPr>
          <w:sz w:val="20"/>
        </w:rPr>
        <w:t xml:space="preserve">Russia was </w:t>
      </w:r>
      <w:r w:rsidR="00870276" w:rsidRPr="0050107A">
        <w:rPr>
          <w:sz w:val="20"/>
        </w:rPr>
        <w:t>asked</w:t>
      </w:r>
      <w:r w:rsidRPr="0050107A">
        <w:rPr>
          <w:sz w:val="20"/>
        </w:rPr>
        <w:t xml:space="preserve"> to sign an armistice with Germany.</w:t>
      </w:r>
    </w:p>
    <w:p w14:paraId="5035A9CA" w14:textId="77777777" w:rsidR="007A4854" w:rsidRPr="0050107A" w:rsidRDefault="007A4854" w:rsidP="0050107A">
      <w:pPr>
        <w:numPr>
          <w:ilvl w:val="0"/>
          <w:numId w:val="16"/>
          <w:numberingChange w:id="88" w:author="Aristo" w:date="2010-02-23T11:21:00Z" w:original="%1:3:3:."/>
        </w:numPr>
        <w:rPr>
          <w:sz w:val="20"/>
        </w:rPr>
      </w:pPr>
      <w:r w:rsidRPr="0050107A">
        <w:rPr>
          <w:sz w:val="20"/>
        </w:rPr>
        <w:t xml:space="preserve">The Lenin government </w:t>
      </w:r>
      <w:r w:rsidR="00870276" w:rsidRPr="0050107A">
        <w:rPr>
          <w:sz w:val="20"/>
        </w:rPr>
        <w:t>wanted to keep</w:t>
      </w:r>
      <w:r w:rsidRPr="0050107A">
        <w:rPr>
          <w:sz w:val="20"/>
        </w:rPr>
        <w:t xml:space="preserve"> </w:t>
      </w:r>
      <w:r w:rsidR="00870276" w:rsidRPr="0050107A">
        <w:rPr>
          <w:sz w:val="20"/>
        </w:rPr>
        <w:t xml:space="preserve">its </w:t>
      </w:r>
      <w:r w:rsidRPr="0050107A">
        <w:rPr>
          <w:sz w:val="20"/>
        </w:rPr>
        <w:t>promise to keep peace.</w:t>
      </w:r>
    </w:p>
    <w:p w14:paraId="35BF88DE" w14:textId="77777777" w:rsidR="007A4854" w:rsidRPr="0050107A" w:rsidRDefault="007A4854" w:rsidP="0050107A">
      <w:pPr>
        <w:numPr>
          <w:ilvl w:val="0"/>
          <w:numId w:val="16"/>
          <w:numberingChange w:id="89" w:author="Aristo" w:date="2010-02-23T11:21:00Z" w:original="%1:4:3:."/>
        </w:numPr>
        <w:rPr>
          <w:sz w:val="20"/>
        </w:rPr>
      </w:pPr>
      <w:r w:rsidRPr="0050107A">
        <w:rPr>
          <w:sz w:val="20"/>
        </w:rPr>
        <w:t>Germans wanted to keep peace.</w:t>
      </w:r>
    </w:p>
    <w:p w14:paraId="0FF2885D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66617D9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75ADC548" w14:textId="77777777" w:rsidR="007A4854" w:rsidRPr="0050107A" w:rsidRDefault="007A4854" w:rsidP="0050107A">
      <w:pPr>
        <w:rPr>
          <w:sz w:val="20"/>
        </w:rPr>
      </w:pPr>
    </w:p>
    <w:p w14:paraId="2676591D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|!|EM3102</w:t>
      </w:r>
      <w:r w:rsidR="00060E6C">
        <w:rPr>
          <w:rFonts w:hint="eastAsia"/>
          <w:sz w:val="20"/>
        </w:rPr>
        <w:t>1</w:t>
      </w:r>
      <w:r>
        <w:rPr>
          <w:rFonts w:hint="eastAsia"/>
          <w:sz w:val="20"/>
        </w:rPr>
        <w:t>|!|</w:t>
      </w:r>
    </w:p>
    <w:p w14:paraId="25456E0D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The “Big Three” at the Paris Peace Conference refer to _______________________.</w:t>
      </w:r>
    </w:p>
    <w:p w14:paraId="739BAB42" w14:textId="77777777" w:rsidR="007A4854" w:rsidRPr="0050107A" w:rsidRDefault="007A4854" w:rsidP="0050107A">
      <w:pPr>
        <w:numPr>
          <w:ilvl w:val="0"/>
          <w:numId w:val="30"/>
          <w:numberingChange w:id="90" w:author="Aristo" w:date="2010-02-23T11:21:00Z" w:original="%1:1:2:."/>
        </w:numPr>
        <w:rPr>
          <w:sz w:val="20"/>
        </w:rPr>
      </w:pPr>
      <w:r w:rsidRPr="0050107A">
        <w:rPr>
          <w:sz w:val="20"/>
        </w:rPr>
        <w:t>Italy.</w:t>
      </w:r>
    </w:p>
    <w:p w14:paraId="3605E835" w14:textId="77777777" w:rsidR="007A4854" w:rsidRPr="0050107A" w:rsidRDefault="00166523" w:rsidP="0050107A">
      <w:pPr>
        <w:numPr>
          <w:ilvl w:val="0"/>
          <w:numId w:val="30"/>
          <w:numberingChange w:id="91" w:author="Aristo" w:date="2010-02-23T11:21:00Z" w:original="%1:2:2:."/>
        </w:numPr>
        <w:rPr>
          <w:sz w:val="20"/>
        </w:rPr>
      </w:pPr>
      <w:r w:rsidRPr="0050107A">
        <w:rPr>
          <w:sz w:val="20"/>
        </w:rPr>
        <w:t>t</w:t>
      </w:r>
      <w:r w:rsidR="00224447" w:rsidRPr="0050107A">
        <w:rPr>
          <w:sz w:val="20"/>
        </w:rPr>
        <w:t xml:space="preserve">he </w:t>
      </w:r>
      <w:r w:rsidR="007A4854" w:rsidRPr="0050107A">
        <w:rPr>
          <w:sz w:val="20"/>
        </w:rPr>
        <w:t>United States.</w:t>
      </w:r>
    </w:p>
    <w:p w14:paraId="1BA9FC04" w14:textId="77777777" w:rsidR="007A4854" w:rsidRPr="0050107A" w:rsidRDefault="007A4854" w:rsidP="0050107A">
      <w:pPr>
        <w:numPr>
          <w:ilvl w:val="0"/>
          <w:numId w:val="30"/>
          <w:numberingChange w:id="92" w:author="Aristo" w:date="2010-02-23T11:21:00Z" w:original="%1:3:2:."/>
        </w:numPr>
        <w:rPr>
          <w:sz w:val="20"/>
        </w:rPr>
      </w:pPr>
      <w:r w:rsidRPr="0050107A">
        <w:rPr>
          <w:sz w:val="20"/>
        </w:rPr>
        <w:t>Russia.</w:t>
      </w:r>
    </w:p>
    <w:p w14:paraId="6335F939" w14:textId="77777777" w:rsidR="007A4854" w:rsidRPr="0050107A" w:rsidRDefault="007A4854" w:rsidP="0050107A">
      <w:pPr>
        <w:numPr>
          <w:ilvl w:val="0"/>
          <w:numId w:val="30"/>
          <w:numberingChange w:id="93" w:author="Aristo" w:date="2010-02-23T11:21:00Z" w:original="%1:4:2:."/>
        </w:numPr>
        <w:rPr>
          <w:sz w:val="20"/>
        </w:rPr>
      </w:pPr>
      <w:r w:rsidRPr="0050107A">
        <w:rPr>
          <w:sz w:val="20"/>
        </w:rPr>
        <w:t>France.</w:t>
      </w:r>
    </w:p>
    <w:p w14:paraId="28A6DC65" w14:textId="77777777" w:rsidR="007A4854" w:rsidRPr="0050107A" w:rsidRDefault="007A4854" w:rsidP="0050107A">
      <w:pPr>
        <w:numPr>
          <w:ilvl w:val="0"/>
          <w:numId w:val="30"/>
          <w:numberingChange w:id="94" w:author="Aristo" w:date="2010-02-23T11:21:00Z" w:original="%1:5:2:."/>
        </w:numPr>
        <w:rPr>
          <w:sz w:val="20"/>
        </w:rPr>
      </w:pPr>
      <w:r w:rsidRPr="0050107A">
        <w:rPr>
          <w:sz w:val="20"/>
        </w:rPr>
        <w:t>Britain.</w:t>
      </w:r>
    </w:p>
    <w:p w14:paraId="2461DC9E" w14:textId="77777777" w:rsidR="007A4854" w:rsidRPr="0050107A" w:rsidRDefault="007A4854" w:rsidP="0050107A">
      <w:pPr>
        <w:numPr>
          <w:ilvl w:val="0"/>
          <w:numId w:val="17"/>
          <w:numberingChange w:id="95" w:author="Aristo" w:date="2010-02-23T11:21:00Z" w:original="%1:1:3:."/>
        </w:numPr>
        <w:rPr>
          <w:sz w:val="20"/>
        </w:rPr>
      </w:pPr>
      <w:r w:rsidRPr="0050107A">
        <w:rPr>
          <w:sz w:val="20"/>
        </w:rPr>
        <w:lastRenderedPageBreak/>
        <w:t>i, ii and iii</w:t>
      </w:r>
    </w:p>
    <w:p w14:paraId="59596FA4" w14:textId="77777777" w:rsidR="007A4854" w:rsidRPr="0050107A" w:rsidRDefault="007A4854" w:rsidP="0050107A">
      <w:pPr>
        <w:numPr>
          <w:ilvl w:val="0"/>
          <w:numId w:val="17"/>
          <w:numberingChange w:id="96" w:author="Aristo" w:date="2010-02-23T11:21:00Z" w:original="%1:2:3:."/>
        </w:numPr>
        <w:rPr>
          <w:sz w:val="20"/>
        </w:rPr>
      </w:pPr>
      <w:r w:rsidRPr="0050107A">
        <w:rPr>
          <w:sz w:val="20"/>
        </w:rPr>
        <w:t>i, iii and v</w:t>
      </w:r>
    </w:p>
    <w:p w14:paraId="571CC30A" w14:textId="77777777" w:rsidR="007A4854" w:rsidRPr="0050107A" w:rsidRDefault="007A4854" w:rsidP="0050107A">
      <w:pPr>
        <w:numPr>
          <w:ilvl w:val="0"/>
          <w:numId w:val="17"/>
          <w:numberingChange w:id="97" w:author="Aristo" w:date="2010-02-23T11:21:00Z" w:original="%1:3:3:."/>
        </w:numPr>
        <w:rPr>
          <w:sz w:val="20"/>
        </w:rPr>
      </w:pPr>
      <w:r w:rsidRPr="0050107A">
        <w:rPr>
          <w:sz w:val="20"/>
        </w:rPr>
        <w:t>ii, iii and iv</w:t>
      </w:r>
    </w:p>
    <w:p w14:paraId="05733605" w14:textId="77777777" w:rsidR="007A4854" w:rsidRPr="0050107A" w:rsidRDefault="007A4854" w:rsidP="0050107A">
      <w:pPr>
        <w:numPr>
          <w:ilvl w:val="0"/>
          <w:numId w:val="17"/>
          <w:numberingChange w:id="98" w:author="Aristo" w:date="2010-02-23T11:21:00Z" w:original="%1:4:3:."/>
        </w:numPr>
        <w:rPr>
          <w:sz w:val="20"/>
        </w:rPr>
      </w:pPr>
      <w:r w:rsidRPr="0050107A">
        <w:rPr>
          <w:sz w:val="20"/>
        </w:rPr>
        <w:t>ii, iv and v</w:t>
      </w:r>
    </w:p>
    <w:p w14:paraId="2FEC1A0F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0FB08CCA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0315E4F9" w14:textId="77777777" w:rsidR="007A4854" w:rsidRPr="0050107A" w:rsidRDefault="007A4854" w:rsidP="0050107A">
      <w:pPr>
        <w:rPr>
          <w:sz w:val="20"/>
        </w:rPr>
      </w:pPr>
    </w:p>
    <w:p w14:paraId="79FDD1C9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|!|EM3102</w:t>
      </w:r>
      <w:r w:rsidR="00060E6C">
        <w:rPr>
          <w:rFonts w:hint="eastAsia"/>
          <w:sz w:val="20"/>
        </w:rPr>
        <w:t>2</w:t>
      </w:r>
      <w:r>
        <w:rPr>
          <w:rFonts w:hint="eastAsia"/>
          <w:sz w:val="20"/>
        </w:rPr>
        <w:t>|!|</w:t>
      </w:r>
    </w:p>
    <w:p w14:paraId="1966081B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Who were the “Big Three”?</w:t>
      </w:r>
    </w:p>
    <w:p w14:paraId="7A51B66B" w14:textId="77777777" w:rsidR="007A4854" w:rsidRPr="0050107A" w:rsidRDefault="007A4854" w:rsidP="0050107A">
      <w:pPr>
        <w:numPr>
          <w:ilvl w:val="0"/>
          <w:numId w:val="31"/>
          <w:numberingChange w:id="99" w:author="Aristo" w:date="2010-02-23T11:21:00Z" w:original="%1:1:2:."/>
        </w:numPr>
        <w:rPr>
          <w:sz w:val="20"/>
        </w:rPr>
      </w:pPr>
      <w:r w:rsidRPr="0050107A">
        <w:rPr>
          <w:sz w:val="20"/>
        </w:rPr>
        <w:t>Lloyd George</w:t>
      </w:r>
    </w:p>
    <w:p w14:paraId="2BD01312" w14:textId="77777777" w:rsidR="007A4854" w:rsidRPr="0050107A" w:rsidRDefault="007A4854" w:rsidP="0050107A">
      <w:pPr>
        <w:numPr>
          <w:ilvl w:val="0"/>
          <w:numId w:val="31"/>
          <w:numberingChange w:id="100" w:author="Aristo" w:date="2010-02-23T11:21:00Z" w:original="%1:2:2:."/>
        </w:numPr>
        <w:rPr>
          <w:sz w:val="20"/>
        </w:rPr>
      </w:pPr>
      <w:r w:rsidRPr="0050107A">
        <w:rPr>
          <w:sz w:val="20"/>
        </w:rPr>
        <w:t>Schlieffen</w:t>
      </w:r>
    </w:p>
    <w:p w14:paraId="6878581A" w14:textId="77777777" w:rsidR="007A4854" w:rsidRPr="0050107A" w:rsidRDefault="007A4854" w:rsidP="0050107A">
      <w:pPr>
        <w:numPr>
          <w:ilvl w:val="0"/>
          <w:numId w:val="31"/>
          <w:numberingChange w:id="101" w:author="Aristo" w:date="2010-02-23T11:21:00Z" w:original="%1:3:2:."/>
        </w:numPr>
        <w:rPr>
          <w:sz w:val="20"/>
        </w:rPr>
      </w:pPr>
      <w:r w:rsidRPr="0050107A">
        <w:rPr>
          <w:sz w:val="20"/>
        </w:rPr>
        <w:t>Wilson</w:t>
      </w:r>
    </w:p>
    <w:p w14:paraId="6BD8D0FB" w14:textId="77777777" w:rsidR="007A4854" w:rsidRPr="0050107A" w:rsidRDefault="007A4854" w:rsidP="0050107A">
      <w:pPr>
        <w:numPr>
          <w:ilvl w:val="0"/>
          <w:numId w:val="31"/>
          <w:numberingChange w:id="102" w:author="Aristo" w:date="2010-02-23T11:21:00Z" w:original="%1:4:2:."/>
        </w:numPr>
        <w:rPr>
          <w:sz w:val="20"/>
        </w:rPr>
      </w:pPr>
      <w:r w:rsidRPr="0050107A">
        <w:rPr>
          <w:sz w:val="20"/>
        </w:rPr>
        <w:t>Clemenceau</w:t>
      </w:r>
    </w:p>
    <w:p w14:paraId="77D630D4" w14:textId="77777777" w:rsidR="007A4854" w:rsidRPr="0050107A" w:rsidRDefault="007A4854" w:rsidP="0050107A">
      <w:pPr>
        <w:numPr>
          <w:ilvl w:val="0"/>
          <w:numId w:val="31"/>
          <w:numberingChange w:id="103" w:author="Aristo" w:date="2010-02-23T11:21:00Z" w:original="%1:5:2:."/>
        </w:numPr>
        <w:rPr>
          <w:sz w:val="20"/>
        </w:rPr>
      </w:pPr>
      <w:r w:rsidRPr="0050107A">
        <w:rPr>
          <w:sz w:val="20"/>
        </w:rPr>
        <w:t>William II</w:t>
      </w:r>
    </w:p>
    <w:p w14:paraId="6F1C3AC3" w14:textId="77777777" w:rsidR="007A4854" w:rsidRPr="0050107A" w:rsidRDefault="007A4854" w:rsidP="0050107A">
      <w:pPr>
        <w:numPr>
          <w:ilvl w:val="0"/>
          <w:numId w:val="18"/>
          <w:numberingChange w:id="104" w:author="Aristo" w:date="2010-02-23T11:21:00Z" w:original="%1:1:3:."/>
        </w:numPr>
        <w:rPr>
          <w:sz w:val="20"/>
        </w:rPr>
      </w:pPr>
      <w:r w:rsidRPr="0050107A">
        <w:rPr>
          <w:sz w:val="20"/>
        </w:rPr>
        <w:t>i, ii and iii</w:t>
      </w:r>
    </w:p>
    <w:p w14:paraId="29072D86" w14:textId="77777777" w:rsidR="007A4854" w:rsidRPr="0050107A" w:rsidRDefault="007A4854" w:rsidP="0050107A">
      <w:pPr>
        <w:numPr>
          <w:ilvl w:val="0"/>
          <w:numId w:val="18"/>
          <w:numberingChange w:id="105" w:author="Aristo" w:date="2010-02-23T11:21:00Z" w:original="%1:2:3:."/>
        </w:numPr>
        <w:rPr>
          <w:sz w:val="20"/>
        </w:rPr>
      </w:pPr>
      <w:r w:rsidRPr="0050107A">
        <w:rPr>
          <w:sz w:val="20"/>
        </w:rPr>
        <w:t>i, iii and iv</w:t>
      </w:r>
    </w:p>
    <w:p w14:paraId="136A29B3" w14:textId="77777777" w:rsidR="007A4854" w:rsidRPr="0050107A" w:rsidRDefault="007A4854" w:rsidP="0050107A">
      <w:pPr>
        <w:numPr>
          <w:ilvl w:val="0"/>
          <w:numId w:val="18"/>
          <w:numberingChange w:id="106" w:author="Aristo" w:date="2010-02-23T11:21:00Z" w:original="%1:3:3:."/>
        </w:numPr>
        <w:rPr>
          <w:sz w:val="20"/>
        </w:rPr>
      </w:pPr>
      <w:r w:rsidRPr="0050107A">
        <w:rPr>
          <w:sz w:val="20"/>
        </w:rPr>
        <w:t>ii, iii and v</w:t>
      </w:r>
    </w:p>
    <w:p w14:paraId="6ACE7E75" w14:textId="77777777" w:rsidR="007A4854" w:rsidRPr="0050107A" w:rsidRDefault="007A4854" w:rsidP="0050107A">
      <w:pPr>
        <w:numPr>
          <w:ilvl w:val="0"/>
          <w:numId w:val="18"/>
          <w:numberingChange w:id="107" w:author="Aristo" w:date="2010-02-23T11:21:00Z" w:original="%1:4:3:."/>
        </w:numPr>
        <w:rPr>
          <w:sz w:val="20"/>
        </w:rPr>
      </w:pPr>
      <w:r w:rsidRPr="0050107A">
        <w:rPr>
          <w:sz w:val="20"/>
        </w:rPr>
        <w:t>iii, iv and v</w:t>
      </w:r>
    </w:p>
    <w:p w14:paraId="0ED644D2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4D1AD892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19F3404B" w14:textId="77777777" w:rsidR="007A4854" w:rsidRPr="0050107A" w:rsidRDefault="007A4854" w:rsidP="0050107A">
      <w:pPr>
        <w:rPr>
          <w:sz w:val="20"/>
        </w:rPr>
      </w:pPr>
    </w:p>
    <w:p w14:paraId="23F63C43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|!|EM3102</w:t>
      </w:r>
      <w:r w:rsidR="00060E6C">
        <w:rPr>
          <w:rFonts w:hint="eastAsia"/>
          <w:sz w:val="20"/>
        </w:rPr>
        <w:t>3</w:t>
      </w:r>
      <w:r>
        <w:rPr>
          <w:rFonts w:hint="eastAsia"/>
          <w:sz w:val="20"/>
        </w:rPr>
        <w:t>|!|</w:t>
      </w:r>
    </w:p>
    <w:p w14:paraId="3872A6F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is not correctly paired?</w:t>
      </w:r>
    </w:p>
    <w:p w14:paraId="217C164B" w14:textId="77777777" w:rsidR="007A4854" w:rsidRPr="0050107A" w:rsidRDefault="007A4854" w:rsidP="0050107A">
      <w:pPr>
        <w:numPr>
          <w:ilvl w:val="0"/>
          <w:numId w:val="20"/>
          <w:numberingChange w:id="108" w:author="Aristo" w:date="2010-02-23T11:21:00Z" w:original="%1:1:3:."/>
        </w:numPr>
        <w:rPr>
          <w:sz w:val="20"/>
        </w:rPr>
      </w:pPr>
      <w:r w:rsidRPr="0050107A">
        <w:rPr>
          <w:sz w:val="20"/>
        </w:rPr>
        <w:t>Britain ---Lloyd George</w:t>
      </w:r>
    </w:p>
    <w:p w14:paraId="306FF671" w14:textId="77777777" w:rsidR="007A4854" w:rsidRPr="0050107A" w:rsidRDefault="007A4854" w:rsidP="0050107A">
      <w:pPr>
        <w:numPr>
          <w:ilvl w:val="0"/>
          <w:numId w:val="20"/>
          <w:numberingChange w:id="109" w:author="Aristo" w:date="2010-02-23T11:21:00Z" w:original="%1:2:3:."/>
        </w:numPr>
        <w:rPr>
          <w:sz w:val="20"/>
        </w:rPr>
      </w:pPr>
      <w:r w:rsidRPr="0050107A">
        <w:rPr>
          <w:sz w:val="20"/>
        </w:rPr>
        <w:t>France --- Clemenceau</w:t>
      </w:r>
    </w:p>
    <w:p w14:paraId="524E138F" w14:textId="77777777" w:rsidR="007A4854" w:rsidRPr="0050107A" w:rsidRDefault="00166523" w:rsidP="0050107A">
      <w:pPr>
        <w:numPr>
          <w:ilvl w:val="0"/>
          <w:numId w:val="20"/>
          <w:numberingChange w:id="110" w:author="Aristo" w:date="2010-02-23T11:21:00Z" w:original="%1:3:3:."/>
        </w:numPr>
        <w:rPr>
          <w:sz w:val="20"/>
        </w:rPr>
      </w:pPr>
      <w:r w:rsidRPr="0050107A">
        <w:rPr>
          <w:sz w:val="20"/>
        </w:rPr>
        <w:t>t</w:t>
      </w:r>
      <w:r w:rsidR="008E483F" w:rsidRPr="0050107A">
        <w:rPr>
          <w:sz w:val="20"/>
        </w:rPr>
        <w:t xml:space="preserve">he </w:t>
      </w:r>
      <w:r w:rsidR="007A4854" w:rsidRPr="0050107A">
        <w:rPr>
          <w:sz w:val="20"/>
        </w:rPr>
        <w:t>United States --- Wilson</w:t>
      </w:r>
    </w:p>
    <w:p w14:paraId="18512BDE" w14:textId="77777777" w:rsidR="007A4854" w:rsidRPr="0050107A" w:rsidRDefault="007A4854" w:rsidP="0050107A">
      <w:pPr>
        <w:numPr>
          <w:ilvl w:val="0"/>
          <w:numId w:val="20"/>
          <w:numberingChange w:id="111" w:author="Aristo" w:date="2010-02-23T11:21:00Z" w:original="%1:4:3:."/>
        </w:numPr>
        <w:rPr>
          <w:sz w:val="20"/>
        </w:rPr>
      </w:pPr>
      <w:r w:rsidRPr="0050107A">
        <w:rPr>
          <w:sz w:val="20"/>
        </w:rPr>
        <w:t>Russia --- Schlieffen</w:t>
      </w:r>
    </w:p>
    <w:p w14:paraId="7D0CB218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B1949BD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442EBDA3" w14:textId="77777777" w:rsidR="007A4854" w:rsidRPr="0050107A" w:rsidRDefault="007A4854" w:rsidP="0050107A">
      <w:pPr>
        <w:rPr>
          <w:sz w:val="20"/>
        </w:rPr>
      </w:pPr>
    </w:p>
    <w:p w14:paraId="502DF84C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|!|EM3102</w:t>
      </w:r>
      <w:r w:rsidR="00060E6C">
        <w:rPr>
          <w:rFonts w:hint="eastAsia"/>
          <w:sz w:val="20"/>
        </w:rPr>
        <w:t>4</w:t>
      </w:r>
      <w:r>
        <w:rPr>
          <w:rFonts w:hint="eastAsia"/>
          <w:sz w:val="20"/>
        </w:rPr>
        <w:t>|!|</w:t>
      </w:r>
    </w:p>
    <w:p w14:paraId="0E9B4C89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is not a member of the “Big Three”?</w:t>
      </w:r>
    </w:p>
    <w:p w14:paraId="76D3DDD6" w14:textId="77777777" w:rsidR="007A4854" w:rsidRPr="0050107A" w:rsidRDefault="008E483F" w:rsidP="0050107A">
      <w:pPr>
        <w:numPr>
          <w:ilvl w:val="0"/>
          <w:numId w:val="19"/>
          <w:numberingChange w:id="112" w:author="Aristo" w:date="2010-02-23T11:21:00Z" w:original="%1:1:3:."/>
        </w:numPr>
        <w:rPr>
          <w:sz w:val="20"/>
        </w:rPr>
      </w:pPr>
      <w:r w:rsidRPr="0050107A">
        <w:rPr>
          <w:sz w:val="20"/>
        </w:rPr>
        <w:t>Churchill</w:t>
      </w:r>
    </w:p>
    <w:p w14:paraId="38F2522E" w14:textId="77777777" w:rsidR="007A4854" w:rsidRPr="0050107A" w:rsidRDefault="007A4854" w:rsidP="0050107A">
      <w:pPr>
        <w:numPr>
          <w:ilvl w:val="0"/>
          <w:numId w:val="19"/>
          <w:numberingChange w:id="113" w:author="Aristo" w:date="2010-02-23T11:21:00Z" w:original="%1:2:3:."/>
        </w:numPr>
        <w:rPr>
          <w:sz w:val="20"/>
        </w:rPr>
      </w:pPr>
      <w:r w:rsidRPr="0050107A">
        <w:rPr>
          <w:sz w:val="20"/>
        </w:rPr>
        <w:t>Wilson</w:t>
      </w:r>
    </w:p>
    <w:p w14:paraId="434776B8" w14:textId="77777777" w:rsidR="007A4854" w:rsidRPr="0050107A" w:rsidRDefault="007A4854" w:rsidP="0050107A">
      <w:pPr>
        <w:numPr>
          <w:ilvl w:val="0"/>
          <w:numId w:val="19"/>
          <w:numberingChange w:id="114" w:author="Aristo" w:date="2010-02-23T11:21:00Z" w:original="%1:3:3:."/>
        </w:numPr>
        <w:rPr>
          <w:sz w:val="20"/>
        </w:rPr>
      </w:pPr>
      <w:r w:rsidRPr="0050107A">
        <w:rPr>
          <w:sz w:val="20"/>
        </w:rPr>
        <w:t>Lloyd George</w:t>
      </w:r>
    </w:p>
    <w:p w14:paraId="27A239AD" w14:textId="77777777" w:rsidR="007A4854" w:rsidRPr="0050107A" w:rsidRDefault="007A4854" w:rsidP="0050107A">
      <w:pPr>
        <w:numPr>
          <w:ilvl w:val="0"/>
          <w:numId w:val="19"/>
          <w:numberingChange w:id="115" w:author="Aristo" w:date="2010-02-23T11:21:00Z" w:original="%1:4:3:."/>
        </w:numPr>
        <w:rPr>
          <w:sz w:val="20"/>
        </w:rPr>
      </w:pPr>
      <w:r w:rsidRPr="0050107A">
        <w:rPr>
          <w:sz w:val="20"/>
        </w:rPr>
        <w:t>Clemenceau</w:t>
      </w:r>
    </w:p>
    <w:p w14:paraId="158B6A9B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0857E19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##A##</w:t>
      </w:r>
    </w:p>
    <w:p w14:paraId="3C434AFE" w14:textId="77777777" w:rsidR="007A4854" w:rsidRPr="0050107A" w:rsidRDefault="007A4854" w:rsidP="0050107A">
      <w:pPr>
        <w:rPr>
          <w:sz w:val="20"/>
        </w:rPr>
      </w:pPr>
    </w:p>
    <w:p w14:paraId="7CA0B7CE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|!|EM3102</w:t>
      </w:r>
      <w:r w:rsidR="00060E6C">
        <w:rPr>
          <w:rFonts w:hint="eastAsia"/>
          <w:sz w:val="20"/>
        </w:rPr>
        <w:t>5</w:t>
      </w:r>
      <w:r>
        <w:rPr>
          <w:rFonts w:hint="eastAsia"/>
          <w:sz w:val="20"/>
        </w:rPr>
        <w:t>|!|</w:t>
      </w:r>
    </w:p>
    <w:p w14:paraId="3CB84941" w14:textId="77777777" w:rsidR="007A4854" w:rsidRPr="0050107A" w:rsidRDefault="007A4854" w:rsidP="0050107A">
      <w:pPr>
        <w:pStyle w:val="BodyText"/>
        <w:jc w:val="left"/>
        <w:rPr>
          <w:sz w:val="20"/>
        </w:rPr>
      </w:pPr>
      <w:r w:rsidRPr="0050107A">
        <w:rPr>
          <w:sz w:val="20"/>
        </w:rPr>
        <w:lastRenderedPageBreak/>
        <w:t>When was the Paris Peace Conference held?</w:t>
      </w:r>
    </w:p>
    <w:p w14:paraId="04DF205A" w14:textId="77777777" w:rsidR="007A4854" w:rsidRPr="0050107A" w:rsidRDefault="007A4854" w:rsidP="0050107A">
      <w:pPr>
        <w:numPr>
          <w:ilvl w:val="0"/>
          <w:numId w:val="21"/>
          <w:numberingChange w:id="116" w:author="Aristo" w:date="2010-02-23T11:21:00Z" w:original="%1:1:3:."/>
        </w:numPr>
        <w:rPr>
          <w:sz w:val="20"/>
        </w:rPr>
      </w:pPr>
      <w:r w:rsidRPr="0050107A">
        <w:rPr>
          <w:sz w:val="20"/>
        </w:rPr>
        <w:t>in 1918</w:t>
      </w:r>
    </w:p>
    <w:p w14:paraId="7EE8D916" w14:textId="77777777" w:rsidR="007A4854" w:rsidRPr="0050107A" w:rsidRDefault="007A4854" w:rsidP="0050107A">
      <w:pPr>
        <w:numPr>
          <w:ilvl w:val="0"/>
          <w:numId w:val="21"/>
          <w:numberingChange w:id="117" w:author="Aristo" w:date="2010-02-23T11:21:00Z" w:original="%1:2:3:."/>
        </w:numPr>
        <w:rPr>
          <w:sz w:val="20"/>
        </w:rPr>
      </w:pPr>
      <w:r w:rsidRPr="0050107A">
        <w:rPr>
          <w:sz w:val="20"/>
        </w:rPr>
        <w:t>in 1919</w:t>
      </w:r>
    </w:p>
    <w:p w14:paraId="45DD0A44" w14:textId="77777777" w:rsidR="007A4854" w:rsidRPr="0050107A" w:rsidRDefault="007A4854" w:rsidP="0050107A">
      <w:pPr>
        <w:numPr>
          <w:ilvl w:val="0"/>
          <w:numId w:val="21"/>
          <w:numberingChange w:id="118" w:author="Aristo" w:date="2010-02-23T11:21:00Z" w:original="%1:3:3:."/>
        </w:numPr>
        <w:rPr>
          <w:sz w:val="20"/>
        </w:rPr>
      </w:pPr>
      <w:r w:rsidRPr="0050107A">
        <w:rPr>
          <w:sz w:val="20"/>
        </w:rPr>
        <w:t>in 1920</w:t>
      </w:r>
    </w:p>
    <w:p w14:paraId="4BDFB47C" w14:textId="77777777" w:rsidR="007A4854" w:rsidRPr="0050107A" w:rsidRDefault="007A4854" w:rsidP="0050107A">
      <w:pPr>
        <w:numPr>
          <w:ilvl w:val="0"/>
          <w:numId w:val="21"/>
          <w:numberingChange w:id="119" w:author="Aristo" w:date="2010-02-23T11:21:00Z" w:original="%1:4:3:."/>
        </w:numPr>
        <w:rPr>
          <w:sz w:val="20"/>
        </w:rPr>
      </w:pPr>
      <w:r w:rsidRPr="0050107A">
        <w:rPr>
          <w:sz w:val="20"/>
        </w:rPr>
        <w:t>in 1921</w:t>
      </w:r>
    </w:p>
    <w:p w14:paraId="601BD475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6B27D6C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288267CF" w14:textId="77777777" w:rsidR="007A4854" w:rsidRPr="0050107A" w:rsidRDefault="007A4854" w:rsidP="0050107A">
      <w:pPr>
        <w:rPr>
          <w:sz w:val="20"/>
        </w:rPr>
      </w:pPr>
    </w:p>
    <w:p w14:paraId="2DD5464B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|!|EM3102</w:t>
      </w:r>
      <w:r w:rsidR="00060E6C">
        <w:rPr>
          <w:rFonts w:hint="eastAsia"/>
          <w:sz w:val="20"/>
        </w:rPr>
        <w:t>6</w:t>
      </w:r>
      <w:r>
        <w:rPr>
          <w:rFonts w:hint="eastAsia"/>
          <w:sz w:val="20"/>
        </w:rPr>
        <w:t>|!|</w:t>
      </w:r>
    </w:p>
    <w:p w14:paraId="69F679C5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Where was the peace conference </w:t>
      </w:r>
      <w:r w:rsidR="00870276" w:rsidRPr="0050107A">
        <w:rPr>
          <w:sz w:val="20"/>
        </w:rPr>
        <w:t xml:space="preserve">held </w:t>
      </w:r>
      <w:r w:rsidRPr="0050107A">
        <w:rPr>
          <w:sz w:val="20"/>
        </w:rPr>
        <w:t xml:space="preserve">after the </w:t>
      </w:r>
      <w:r w:rsidR="00870276" w:rsidRPr="0050107A">
        <w:rPr>
          <w:sz w:val="20"/>
        </w:rPr>
        <w:t xml:space="preserve">First </w:t>
      </w:r>
      <w:r w:rsidRPr="0050107A">
        <w:rPr>
          <w:sz w:val="20"/>
        </w:rPr>
        <w:t>World War?</w:t>
      </w:r>
    </w:p>
    <w:p w14:paraId="2FAA6232" w14:textId="77777777" w:rsidR="007A4854" w:rsidRPr="0050107A" w:rsidRDefault="007A4854" w:rsidP="0050107A">
      <w:pPr>
        <w:numPr>
          <w:ilvl w:val="0"/>
          <w:numId w:val="22"/>
          <w:numberingChange w:id="120" w:author="Aristo" w:date="2010-02-23T11:21:00Z" w:original="%1:1:3:."/>
        </w:numPr>
        <w:rPr>
          <w:sz w:val="20"/>
        </w:rPr>
      </w:pPr>
      <w:r w:rsidRPr="0050107A">
        <w:rPr>
          <w:sz w:val="20"/>
        </w:rPr>
        <w:t>in Italy</w:t>
      </w:r>
    </w:p>
    <w:p w14:paraId="3685D3A8" w14:textId="77777777" w:rsidR="007A4854" w:rsidRPr="0050107A" w:rsidRDefault="007A4854" w:rsidP="0050107A">
      <w:pPr>
        <w:numPr>
          <w:ilvl w:val="0"/>
          <w:numId w:val="22"/>
          <w:numberingChange w:id="121" w:author="Aristo" w:date="2010-02-23T11:21:00Z" w:original="%1:2:3:."/>
        </w:numPr>
        <w:rPr>
          <w:sz w:val="20"/>
        </w:rPr>
      </w:pPr>
      <w:r w:rsidRPr="0050107A">
        <w:rPr>
          <w:sz w:val="20"/>
        </w:rPr>
        <w:t>in Britain</w:t>
      </w:r>
    </w:p>
    <w:p w14:paraId="4715B669" w14:textId="77777777" w:rsidR="007A4854" w:rsidRPr="0050107A" w:rsidRDefault="007A4854" w:rsidP="0050107A">
      <w:pPr>
        <w:numPr>
          <w:ilvl w:val="0"/>
          <w:numId w:val="22"/>
          <w:numberingChange w:id="122" w:author="Aristo" w:date="2010-02-23T11:21:00Z" w:original="%1:3:3:."/>
        </w:numPr>
        <w:rPr>
          <w:sz w:val="20"/>
        </w:rPr>
      </w:pPr>
      <w:r w:rsidRPr="0050107A">
        <w:rPr>
          <w:sz w:val="20"/>
        </w:rPr>
        <w:t>in France</w:t>
      </w:r>
    </w:p>
    <w:p w14:paraId="2703C6F1" w14:textId="77777777" w:rsidR="007A4854" w:rsidRPr="0050107A" w:rsidRDefault="007A4854" w:rsidP="0050107A">
      <w:pPr>
        <w:numPr>
          <w:ilvl w:val="0"/>
          <w:numId w:val="22"/>
          <w:numberingChange w:id="123" w:author="Aristo" w:date="2010-02-23T11:21:00Z" w:original="%1:4:3:."/>
        </w:numPr>
        <w:rPr>
          <w:sz w:val="20"/>
        </w:rPr>
      </w:pPr>
      <w:r w:rsidRPr="0050107A">
        <w:rPr>
          <w:sz w:val="20"/>
        </w:rPr>
        <w:t>in Germany</w:t>
      </w:r>
      <w:r w:rsidRPr="0050107A">
        <w:rPr>
          <w:sz w:val="20"/>
        </w:rPr>
        <w:tab/>
      </w:r>
    </w:p>
    <w:p w14:paraId="56F3DB80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4389012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68FBE2D2" w14:textId="77777777" w:rsidR="007A4854" w:rsidRPr="0050107A" w:rsidRDefault="007A4854" w:rsidP="0050107A">
      <w:pPr>
        <w:rPr>
          <w:sz w:val="20"/>
        </w:rPr>
      </w:pPr>
    </w:p>
    <w:p w14:paraId="22397BCA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|!|EM3102</w:t>
      </w:r>
      <w:r w:rsidR="00060E6C">
        <w:rPr>
          <w:rFonts w:hint="eastAsia"/>
          <w:sz w:val="20"/>
        </w:rPr>
        <w:t>7</w:t>
      </w:r>
      <w:r>
        <w:rPr>
          <w:rFonts w:hint="eastAsia"/>
          <w:sz w:val="20"/>
        </w:rPr>
        <w:t>|!|</w:t>
      </w:r>
    </w:p>
    <w:p w14:paraId="124EC4A2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nations was held sole</w:t>
      </w:r>
      <w:r w:rsidR="00870276" w:rsidRPr="0050107A">
        <w:rPr>
          <w:sz w:val="20"/>
        </w:rPr>
        <w:t>ly</w:t>
      </w:r>
      <w:r w:rsidRPr="0050107A">
        <w:rPr>
          <w:sz w:val="20"/>
        </w:rPr>
        <w:t xml:space="preserve"> responsib</w:t>
      </w:r>
      <w:r w:rsidR="00870276" w:rsidRPr="0050107A">
        <w:rPr>
          <w:sz w:val="20"/>
        </w:rPr>
        <w:t>le</w:t>
      </w:r>
      <w:r w:rsidRPr="0050107A">
        <w:rPr>
          <w:sz w:val="20"/>
        </w:rPr>
        <w:t xml:space="preserve"> for causing the First World War?</w:t>
      </w:r>
    </w:p>
    <w:p w14:paraId="72DA42EE" w14:textId="77777777" w:rsidR="007A4854" w:rsidRPr="0050107A" w:rsidRDefault="007A4854" w:rsidP="0050107A">
      <w:pPr>
        <w:numPr>
          <w:ilvl w:val="0"/>
          <w:numId w:val="25"/>
          <w:numberingChange w:id="124" w:author="Aristo" w:date="2010-02-23T11:21:00Z" w:original="%1:1:3:."/>
        </w:numPr>
        <w:rPr>
          <w:sz w:val="20"/>
        </w:rPr>
      </w:pPr>
      <w:r w:rsidRPr="0050107A">
        <w:rPr>
          <w:sz w:val="20"/>
        </w:rPr>
        <w:t>France</w:t>
      </w:r>
    </w:p>
    <w:p w14:paraId="3A469AA0" w14:textId="77777777" w:rsidR="007A4854" w:rsidRPr="0050107A" w:rsidRDefault="007A4854" w:rsidP="0050107A">
      <w:pPr>
        <w:numPr>
          <w:ilvl w:val="0"/>
          <w:numId w:val="25"/>
          <w:numberingChange w:id="125" w:author="Aristo" w:date="2010-02-23T11:21:00Z" w:original="%1:2:3:."/>
        </w:numPr>
        <w:rPr>
          <w:sz w:val="20"/>
        </w:rPr>
      </w:pPr>
      <w:r w:rsidRPr="0050107A">
        <w:rPr>
          <w:sz w:val="20"/>
        </w:rPr>
        <w:t>Germany</w:t>
      </w:r>
    </w:p>
    <w:p w14:paraId="41A6B0D6" w14:textId="77777777" w:rsidR="007A4854" w:rsidRPr="0050107A" w:rsidRDefault="007A4854" w:rsidP="0050107A">
      <w:pPr>
        <w:numPr>
          <w:ilvl w:val="0"/>
          <w:numId w:val="25"/>
          <w:numberingChange w:id="126" w:author="Aristo" w:date="2010-02-23T11:21:00Z" w:original="%1:3:3:."/>
        </w:numPr>
        <w:rPr>
          <w:sz w:val="20"/>
        </w:rPr>
      </w:pPr>
      <w:r w:rsidRPr="0050107A">
        <w:rPr>
          <w:sz w:val="20"/>
        </w:rPr>
        <w:t>Russia</w:t>
      </w:r>
    </w:p>
    <w:p w14:paraId="32DACAE0" w14:textId="77777777" w:rsidR="007A4854" w:rsidRPr="0050107A" w:rsidRDefault="007A4854" w:rsidP="0050107A">
      <w:pPr>
        <w:numPr>
          <w:ilvl w:val="0"/>
          <w:numId w:val="25"/>
          <w:numberingChange w:id="127" w:author="Aristo" w:date="2010-02-23T11:21:00Z" w:original="%1:4:3:."/>
        </w:numPr>
        <w:rPr>
          <w:sz w:val="20"/>
        </w:rPr>
      </w:pPr>
      <w:r w:rsidRPr="0050107A">
        <w:rPr>
          <w:sz w:val="20"/>
        </w:rPr>
        <w:t>China</w:t>
      </w:r>
    </w:p>
    <w:p w14:paraId="0EA5B1A5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059CB840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6855104B" w14:textId="77777777" w:rsidR="007A4854" w:rsidRPr="0050107A" w:rsidRDefault="007A4854" w:rsidP="0050107A">
      <w:pPr>
        <w:rPr>
          <w:sz w:val="20"/>
        </w:rPr>
      </w:pPr>
    </w:p>
    <w:p w14:paraId="225EEB0F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|!|EM3102</w:t>
      </w:r>
      <w:r w:rsidR="00060E6C">
        <w:rPr>
          <w:rFonts w:hint="eastAsia"/>
          <w:sz w:val="20"/>
        </w:rPr>
        <w:t>8</w:t>
      </w:r>
      <w:r>
        <w:rPr>
          <w:rFonts w:hint="eastAsia"/>
          <w:sz w:val="20"/>
        </w:rPr>
        <w:t>|!|</w:t>
      </w:r>
    </w:p>
    <w:p w14:paraId="2E6C61D0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of the following </w:t>
      </w:r>
      <w:r w:rsidR="00870276" w:rsidRPr="0050107A">
        <w:rPr>
          <w:sz w:val="20"/>
        </w:rPr>
        <w:t>statements</w:t>
      </w:r>
      <w:r w:rsidRPr="0050107A">
        <w:rPr>
          <w:sz w:val="20"/>
        </w:rPr>
        <w:t xml:space="preserve"> about the Treaty of Versailles is false?</w:t>
      </w:r>
    </w:p>
    <w:p w14:paraId="0EF1275B" w14:textId="77777777" w:rsidR="007A4854" w:rsidRPr="0050107A" w:rsidRDefault="007A4854" w:rsidP="0050107A">
      <w:pPr>
        <w:numPr>
          <w:ilvl w:val="0"/>
          <w:numId w:val="23"/>
          <w:numberingChange w:id="128" w:author="Aristo" w:date="2010-02-23T11:21:00Z" w:original="%1:1:3:."/>
        </w:numPr>
        <w:rPr>
          <w:sz w:val="20"/>
        </w:rPr>
      </w:pPr>
      <w:r w:rsidRPr="0050107A">
        <w:rPr>
          <w:sz w:val="20"/>
        </w:rPr>
        <w:t>Germany had to restore Alsace-Lorraine to France.</w:t>
      </w:r>
    </w:p>
    <w:p w14:paraId="547F89C7" w14:textId="77777777" w:rsidR="007A4854" w:rsidRPr="0050107A" w:rsidRDefault="007A4854" w:rsidP="0050107A">
      <w:pPr>
        <w:numPr>
          <w:ilvl w:val="0"/>
          <w:numId w:val="23"/>
          <w:numberingChange w:id="129" w:author="Aristo" w:date="2010-02-23T11:21:00Z" w:original="%1:2:3:."/>
        </w:numPr>
        <w:rPr>
          <w:sz w:val="20"/>
        </w:rPr>
      </w:pPr>
      <w:r w:rsidRPr="0050107A">
        <w:rPr>
          <w:sz w:val="20"/>
        </w:rPr>
        <w:t>Germany had to give up all colonies and some land.</w:t>
      </w:r>
    </w:p>
    <w:p w14:paraId="3BD56837" w14:textId="77777777" w:rsidR="007A4854" w:rsidRPr="0050107A" w:rsidRDefault="007A4854" w:rsidP="0050107A">
      <w:pPr>
        <w:numPr>
          <w:ilvl w:val="0"/>
          <w:numId w:val="23"/>
          <w:numberingChange w:id="130" w:author="Aristo" w:date="2010-02-23T11:21:00Z" w:original="%1:3:3:."/>
        </w:numPr>
        <w:rPr>
          <w:sz w:val="20"/>
        </w:rPr>
      </w:pPr>
      <w:r w:rsidRPr="0050107A">
        <w:rPr>
          <w:sz w:val="20"/>
        </w:rPr>
        <w:t>Germany had to accept the War-guilt Clause.</w:t>
      </w:r>
    </w:p>
    <w:p w14:paraId="050BE66B" w14:textId="77777777" w:rsidR="007A4854" w:rsidRPr="0050107A" w:rsidRDefault="007A4854" w:rsidP="0050107A">
      <w:pPr>
        <w:numPr>
          <w:ilvl w:val="0"/>
          <w:numId w:val="23"/>
          <w:numberingChange w:id="131" w:author="Aristo" w:date="2010-02-23T11:21:00Z" w:original="%1:4:3:."/>
        </w:numPr>
        <w:rPr>
          <w:sz w:val="20"/>
        </w:rPr>
      </w:pPr>
      <w:r w:rsidRPr="0050107A">
        <w:rPr>
          <w:sz w:val="20"/>
        </w:rPr>
        <w:t>Germany was fairly treated at the Paris Peace Conference.</w:t>
      </w:r>
    </w:p>
    <w:p w14:paraId="34934195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1047B923" w14:textId="77777777" w:rsidR="007A4854" w:rsidRDefault="007A4854" w:rsidP="0050107A">
      <w:pPr>
        <w:rPr>
          <w:rFonts w:hint="eastAsia"/>
          <w:sz w:val="20"/>
        </w:rPr>
      </w:pPr>
      <w:r w:rsidRPr="0050107A">
        <w:rPr>
          <w:sz w:val="20"/>
        </w:rPr>
        <w:t>##D##</w:t>
      </w:r>
    </w:p>
    <w:p w14:paraId="2A963C8C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|!|EM3102</w:t>
      </w:r>
      <w:r w:rsidR="00060E6C">
        <w:rPr>
          <w:rFonts w:hint="eastAsia"/>
          <w:sz w:val="20"/>
        </w:rPr>
        <w:t>9</w:t>
      </w:r>
      <w:r>
        <w:rPr>
          <w:rFonts w:hint="eastAsia"/>
          <w:sz w:val="20"/>
        </w:rPr>
        <w:t>|!|</w:t>
      </w:r>
    </w:p>
    <w:p w14:paraId="609D8F9D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is not a result of the First World War?</w:t>
      </w:r>
    </w:p>
    <w:p w14:paraId="179B6230" w14:textId="77777777" w:rsidR="007A4854" w:rsidRPr="0050107A" w:rsidRDefault="004A0978" w:rsidP="0050107A">
      <w:pPr>
        <w:numPr>
          <w:ilvl w:val="0"/>
          <w:numId w:val="24"/>
          <w:numberingChange w:id="132" w:author="Aristo" w:date="2010-02-23T11:21:00Z" w:original="%1:1:3:."/>
        </w:numPr>
        <w:rPr>
          <w:sz w:val="20"/>
        </w:rPr>
      </w:pPr>
      <w:r w:rsidRPr="0050107A">
        <w:rPr>
          <w:sz w:val="20"/>
        </w:rPr>
        <w:t xml:space="preserve">the </w:t>
      </w:r>
      <w:r w:rsidR="007A4854" w:rsidRPr="0050107A">
        <w:rPr>
          <w:sz w:val="20"/>
        </w:rPr>
        <w:t>rise of nationalism in Europe</w:t>
      </w:r>
    </w:p>
    <w:p w14:paraId="3F129159" w14:textId="77777777" w:rsidR="007A4854" w:rsidRPr="0050107A" w:rsidRDefault="004A0978" w:rsidP="0050107A">
      <w:pPr>
        <w:numPr>
          <w:ilvl w:val="0"/>
          <w:numId w:val="24"/>
          <w:numberingChange w:id="133" w:author="Aristo" w:date="2010-02-23T11:21:00Z" w:original="%1:2:3:."/>
        </w:numPr>
        <w:rPr>
          <w:sz w:val="20"/>
        </w:rPr>
      </w:pPr>
      <w:r w:rsidRPr="0050107A">
        <w:rPr>
          <w:sz w:val="20"/>
        </w:rPr>
        <w:t xml:space="preserve">the </w:t>
      </w:r>
      <w:r w:rsidR="007A4854" w:rsidRPr="0050107A">
        <w:rPr>
          <w:sz w:val="20"/>
        </w:rPr>
        <w:t>formation of the League of Nations in 1920</w:t>
      </w:r>
    </w:p>
    <w:p w14:paraId="465EC8DE" w14:textId="77777777" w:rsidR="007A4854" w:rsidRPr="0050107A" w:rsidRDefault="004A0978" w:rsidP="0050107A">
      <w:pPr>
        <w:numPr>
          <w:ilvl w:val="0"/>
          <w:numId w:val="24"/>
          <w:numberingChange w:id="134" w:author="Aristo" w:date="2010-02-23T11:21:00Z" w:original="%1:3:3:."/>
        </w:numPr>
        <w:rPr>
          <w:sz w:val="20"/>
        </w:rPr>
      </w:pPr>
      <w:r w:rsidRPr="0050107A">
        <w:rPr>
          <w:sz w:val="20"/>
        </w:rPr>
        <w:t xml:space="preserve">the </w:t>
      </w:r>
      <w:r w:rsidR="007A4854" w:rsidRPr="0050107A">
        <w:rPr>
          <w:sz w:val="20"/>
        </w:rPr>
        <w:t>rise of nation states in Europe in the 1920s</w:t>
      </w:r>
    </w:p>
    <w:p w14:paraId="3D4CB5B4" w14:textId="77777777" w:rsidR="007A4854" w:rsidRPr="0050107A" w:rsidRDefault="004A0978" w:rsidP="0050107A">
      <w:pPr>
        <w:numPr>
          <w:ilvl w:val="0"/>
          <w:numId w:val="24"/>
          <w:numberingChange w:id="135" w:author="Aristo" w:date="2010-02-23T11:21:00Z" w:original="%1:4:3:."/>
        </w:numPr>
        <w:rPr>
          <w:sz w:val="20"/>
        </w:rPr>
      </w:pPr>
      <w:r w:rsidRPr="0050107A">
        <w:rPr>
          <w:sz w:val="20"/>
        </w:rPr>
        <w:t>t</w:t>
      </w:r>
      <w:r w:rsidR="00870276" w:rsidRPr="0050107A">
        <w:rPr>
          <w:sz w:val="20"/>
        </w:rPr>
        <w:t xml:space="preserve">he occupation of </w:t>
      </w:r>
      <w:r w:rsidR="007A4854" w:rsidRPr="0050107A">
        <w:rPr>
          <w:sz w:val="20"/>
        </w:rPr>
        <w:t>Herzegovina by Austria-Hungary</w:t>
      </w:r>
    </w:p>
    <w:p w14:paraId="42E3980D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lastRenderedPageBreak/>
        <w:t>□</w:t>
      </w:r>
    </w:p>
    <w:p w14:paraId="304D0683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15FF96A0" w14:textId="77777777" w:rsidR="007A4854" w:rsidRPr="0050107A" w:rsidRDefault="007A4854" w:rsidP="0050107A">
      <w:pPr>
        <w:rPr>
          <w:sz w:val="20"/>
        </w:rPr>
      </w:pPr>
    </w:p>
    <w:p w14:paraId="09423319" w14:textId="77777777" w:rsidR="00D56264" w:rsidRDefault="00D56264" w:rsidP="00D56264">
      <w:pPr>
        <w:rPr>
          <w:rFonts w:hint="eastAsia"/>
          <w:sz w:val="20"/>
        </w:rPr>
      </w:pPr>
      <w:r>
        <w:rPr>
          <w:rFonts w:hint="eastAsia"/>
          <w:sz w:val="20"/>
        </w:rPr>
        <w:t>|!|EM310</w:t>
      </w:r>
      <w:r w:rsidR="00060E6C">
        <w:rPr>
          <w:rFonts w:hint="eastAsia"/>
          <w:sz w:val="20"/>
        </w:rPr>
        <w:t>30</w:t>
      </w:r>
      <w:r>
        <w:rPr>
          <w:rFonts w:hint="eastAsia"/>
          <w:sz w:val="20"/>
        </w:rPr>
        <w:t>|!|</w:t>
      </w:r>
    </w:p>
    <w:p w14:paraId="4BAEF7AF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nations were founded after the First World War?</w:t>
      </w:r>
    </w:p>
    <w:p w14:paraId="1260D7DB" w14:textId="77777777" w:rsidR="007A4854" w:rsidRPr="0050107A" w:rsidRDefault="007A4854" w:rsidP="0050107A">
      <w:pPr>
        <w:numPr>
          <w:ilvl w:val="0"/>
          <w:numId w:val="32"/>
          <w:numberingChange w:id="136" w:author="Aristo" w:date="2010-02-23T11:21:00Z" w:original="%1:1:2:."/>
        </w:numPr>
        <w:rPr>
          <w:sz w:val="20"/>
        </w:rPr>
      </w:pPr>
      <w:r w:rsidRPr="0050107A">
        <w:rPr>
          <w:sz w:val="20"/>
        </w:rPr>
        <w:t>Hungary</w:t>
      </w:r>
    </w:p>
    <w:p w14:paraId="2845B9E3" w14:textId="77777777" w:rsidR="007A4854" w:rsidRPr="0050107A" w:rsidRDefault="007A4854" w:rsidP="0050107A">
      <w:pPr>
        <w:numPr>
          <w:ilvl w:val="0"/>
          <w:numId w:val="32"/>
          <w:numberingChange w:id="137" w:author="Aristo" w:date="2010-02-23T11:21:00Z" w:original="%1:2:2:."/>
        </w:numPr>
        <w:rPr>
          <w:sz w:val="20"/>
        </w:rPr>
      </w:pPr>
      <w:r w:rsidRPr="0050107A">
        <w:rPr>
          <w:sz w:val="20"/>
        </w:rPr>
        <w:t>Poland</w:t>
      </w:r>
    </w:p>
    <w:p w14:paraId="15F8FE54" w14:textId="77777777" w:rsidR="007A4854" w:rsidRPr="0050107A" w:rsidRDefault="007A4854" w:rsidP="0050107A">
      <w:pPr>
        <w:numPr>
          <w:ilvl w:val="0"/>
          <w:numId w:val="32"/>
          <w:numberingChange w:id="138" w:author="Aristo" w:date="2010-02-23T11:21:00Z" w:original="%1:3:2:."/>
        </w:numPr>
        <w:rPr>
          <w:sz w:val="20"/>
        </w:rPr>
      </w:pPr>
      <w:r w:rsidRPr="0050107A">
        <w:rPr>
          <w:sz w:val="20"/>
        </w:rPr>
        <w:t>Yugoslavia</w:t>
      </w:r>
    </w:p>
    <w:p w14:paraId="0C418D39" w14:textId="77777777" w:rsidR="007A4854" w:rsidRPr="0050107A" w:rsidRDefault="007A4854" w:rsidP="0050107A">
      <w:pPr>
        <w:numPr>
          <w:ilvl w:val="0"/>
          <w:numId w:val="32"/>
          <w:numberingChange w:id="139" w:author="Aristo" w:date="2010-02-23T11:21:00Z" w:original="%1:4:2:."/>
        </w:numPr>
        <w:rPr>
          <w:sz w:val="20"/>
        </w:rPr>
      </w:pPr>
      <w:r w:rsidRPr="0050107A">
        <w:rPr>
          <w:sz w:val="20"/>
        </w:rPr>
        <w:t>Czechoslovakia</w:t>
      </w:r>
    </w:p>
    <w:p w14:paraId="49D379BB" w14:textId="77777777" w:rsidR="007A4854" w:rsidRPr="0050107A" w:rsidRDefault="007A4854" w:rsidP="0050107A">
      <w:pPr>
        <w:numPr>
          <w:ilvl w:val="0"/>
          <w:numId w:val="32"/>
          <w:numberingChange w:id="140" w:author="Aristo" w:date="2010-02-23T11:21:00Z" w:original="%1:5:2:."/>
        </w:numPr>
        <w:rPr>
          <w:sz w:val="20"/>
        </w:rPr>
      </w:pPr>
      <w:r w:rsidRPr="0050107A">
        <w:rPr>
          <w:sz w:val="20"/>
        </w:rPr>
        <w:t>Lithuania</w:t>
      </w:r>
    </w:p>
    <w:p w14:paraId="50F1D359" w14:textId="77777777" w:rsidR="007A4854" w:rsidRPr="0050107A" w:rsidRDefault="007A4854" w:rsidP="00833B50">
      <w:pPr>
        <w:numPr>
          <w:ilvl w:val="0"/>
          <w:numId w:val="132"/>
          <w:numberingChange w:id="141" w:author="Aristo" w:date="2010-02-23T11:21:00Z" w:original="%1:1:3:."/>
        </w:numPr>
        <w:rPr>
          <w:sz w:val="20"/>
        </w:rPr>
      </w:pPr>
      <w:r w:rsidRPr="0050107A">
        <w:rPr>
          <w:sz w:val="20"/>
        </w:rPr>
        <w:t>i and ii</w:t>
      </w:r>
    </w:p>
    <w:p w14:paraId="6845E40E" w14:textId="77777777" w:rsidR="007A4854" w:rsidRPr="0050107A" w:rsidRDefault="007A4854" w:rsidP="00833B50">
      <w:pPr>
        <w:numPr>
          <w:ilvl w:val="0"/>
          <w:numId w:val="132"/>
          <w:numberingChange w:id="142" w:author="Aristo" w:date="2010-02-23T11:21:00Z" w:original="%1:2:3:."/>
        </w:numPr>
        <w:rPr>
          <w:sz w:val="20"/>
        </w:rPr>
      </w:pPr>
      <w:r w:rsidRPr="0050107A">
        <w:rPr>
          <w:sz w:val="20"/>
        </w:rPr>
        <w:t>ii, iii and iv</w:t>
      </w:r>
    </w:p>
    <w:p w14:paraId="5C4AEE69" w14:textId="77777777" w:rsidR="007A4854" w:rsidRPr="0050107A" w:rsidRDefault="007A4854" w:rsidP="00833B50">
      <w:pPr>
        <w:numPr>
          <w:ilvl w:val="0"/>
          <w:numId w:val="132"/>
          <w:numberingChange w:id="143" w:author="Aristo" w:date="2010-02-23T11:21:00Z" w:original="%1:3:3:."/>
        </w:numPr>
        <w:rPr>
          <w:sz w:val="20"/>
        </w:rPr>
      </w:pPr>
      <w:r w:rsidRPr="0050107A">
        <w:rPr>
          <w:sz w:val="20"/>
        </w:rPr>
        <w:t>iii, iv and v</w:t>
      </w:r>
    </w:p>
    <w:p w14:paraId="41A91F9D" w14:textId="77777777" w:rsidR="007A4854" w:rsidRPr="0050107A" w:rsidRDefault="007A4854" w:rsidP="00833B50">
      <w:pPr>
        <w:numPr>
          <w:ilvl w:val="0"/>
          <w:numId w:val="132"/>
          <w:numberingChange w:id="144" w:author="Aristo" w:date="2010-02-23T11:21:00Z" w:original="%1:4:3:."/>
        </w:numPr>
        <w:rPr>
          <w:sz w:val="20"/>
        </w:rPr>
      </w:pPr>
      <w:r w:rsidRPr="0050107A">
        <w:rPr>
          <w:sz w:val="20"/>
        </w:rPr>
        <w:t>All of the above</w:t>
      </w:r>
    </w:p>
    <w:p w14:paraId="102EB257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A7C6116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40A56CA6" w14:textId="77777777" w:rsidR="007A4854" w:rsidRPr="0050107A" w:rsidRDefault="007A4854" w:rsidP="0050107A">
      <w:pPr>
        <w:rPr>
          <w:sz w:val="20"/>
        </w:rPr>
      </w:pPr>
    </w:p>
    <w:p w14:paraId="2545E61C" w14:textId="77777777" w:rsidR="00AD2595" w:rsidRDefault="00AD2595" w:rsidP="00AD2595">
      <w:pPr>
        <w:rPr>
          <w:rFonts w:hint="eastAsia"/>
          <w:sz w:val="20"/>
        </w:rPr>
      </w:pPr>
      <w:r>
        <w:rPr>
          <w:rFonts w:hint="eastAsia"/>
          <w:sz w:val="20"/>
        </w:rPr>
        <w:t>|!|EM3103</w:t>
      </w:r>
      <w:r w:rsidR="001A6613">
        <w:rPr>
          <w:rFonts w:hint="eastAsia"/>
          <w:sz w:val="20"/>
        </w:rPr>
        <w:t>1</w:t>
      </w:r>
      <w:r>
        <w:rPr>
          <w:rFonts w:hint="eastAsia"/>
          <w:sz w:val="20"/>
        </w:rPr>
        <w:t>|!|</w:t>
      </w:r>
    </w:p>
    <w:p w14:paraId="059996CB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When did the Second World War break out?</w:t>
      </w:r>
    </w:p>
    <w:p w14:paraId="703A9C52" w14:textId="77777777" w:rsidR="007A4854" w:rsidRPr="0050107A" w:rsidRDefault="007A4854" w:rsidP="00833B50">
      <w:pPr>
        <w:numPr>
          <w:ilvl w:val="0"/>
          <w:numId w:val="133"/>
          <w:numberingChange w:id="145" w:author="Aristo" w:date="2010-02-23T11:21:00Z" w:original="%1:1:3:."/>
        </w:numPr>
        <w:rPr>
          <w:sz w:val="20"/>
        </w:rPr>
      </w:pPr>
      <w:r w:rsidRPr="0050107A">
        <w:rPr>
          <w:sz w:val="20"/>
        </w:rPr>
        <w:t>in 1937</w:t>
      </w:r>
    </w:p>
    <w:p w14:paraId="138BE6EF" w14:textId="77777777" w:rsidR="007A4854" w:rsidRPr="0050107A" w:rsidRDefault="007A4854" w:rsidP="00833B50">
      <w:pPr>
        <w:numPr>
          <w:ilvl w:val="0"/>
          <w:numId w:val="133"/>
          <w:numberingChange w:id="146" w:author="Aristo" w:date="2010-02-23T11:21:00Z" w:original="%1:2:3:."/>
        </w:numPr>
        <w:rPr>
          <w:sz w:val="20"/>
        </w:rPr>
      </w:pPr>
      <w:r w:rsidRPr="0050107A">
        <w:rPr>
          <w:sz w:val="20"/>
        </w:rPr>
        <w:t>in 1938</w:t>
      </w:r>
    </w:p>
    <w:p w14:paraId="79271CF0" w14:textId="77777777" w:rsidR="007A4854" w:rsidRPr="0050107A" w:rsidRDefault="007A4854" w:rsidP="00833B50">
      <w:pPr>
        <w:numPr>
          <w:ilvl w:val="0"/>
          <w:numId w:val="133"/>
          <w:numberingChange w:id="147" w:author="Aristo" w:date="2010-02-23T11:21:00Z" w:original="%1:3:3:."/>
        </w:numPr>
        <w:rPr>
          <w:sz w:val="20"/>
        </w:rPr>
      </w:pPr>
      <w:r w:rsidRPr="0050107A">
        <w:rPr>
          <w:sz w:val="20"/>
        </w:rPr>
        <w:t>in 1939</w:t>
      </w:r>
    </w:p>
    <w:p w14:paraId="6C8E1347" w14:textId="77777777" w:rsidR="007A4854" w:rsidRPr="0050107A" w:rsidRDefault="007A4854" w:rsidP="00833B50">
      <w:pPr>
        <w:numPr>
          <w:ilvl w:val="0"/>
          <w:numId w:val="133"/>
          <w:numberingChange w:id="148" w:author="Aristo" w:date="2010-02-23T11:21:00Z" w:original="%1:4:3:."/>
        </w:numPr>
        <w:rPr>
          <w:sz w:val="20"/>
        </w:rPr>
      </w:pPr>
      <w:r w:rsidRPr="0050107A">
        <w:rPr>
          <w:sz w:val="20"/>
        </w:rPr>
        <w:t>in 1940</w:t>
      </w:r>
    </w:p>
    <w:p w14:paraId="218680CF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40083BF9" w14:textId="77777777" w:rsidR="007A4854" w:rsidRDefault="007A4854" w:rsidP="0050107A">
      <w:pPr>
        <w:rPr>
          <w:rFonts w:hint="eastAsia"/>
          <w:sz w:val="20"/>
        </w:rPr>
      </w:pPr>
      <w:r w:rsidRPr="0050107A">
        <w:rPr>
          <w:sz w:val="20"/>
        </w:rPr>
        <w:t>##C##</w:t>
      </w:r>
    </w:p>
    <w:p w14:paraId="16F190D5" w14:textId="77777777" w:rsidR="00BA3A24" w:rsidRPr="0050107A" w:rsidRDefault="00BA3A24" w:rsidP="0050107A">
      <w:pPr>
        <w:rPr>
          <w:rFonts w:hint="eastAsia"/>
          <w:sz w:val="20"/>
        </w:rPr>
      </w:pPr>
    </w:p>
    <w:p w14:paraId="4C4DF8E5" w14:textId="77777777" w:rsidR="00AD2595" w:rsidRDefault="00AD2595" w:rsidP="0072553E">
      <w:pPr>
        <w:rPr>
          <w:rFonts w:hint="eastAsia"/>
          <w:sz w:val="20"/>
        </w:rPr>
      </w:pPr>
      <w:r>
        <w:rPr>
          <w:rFonts w:hint="eastAsia"/>
          <w:sz w:val="20"/>
        </w:rPr>
        <w:t>|!|EM3103</w:t>
      </w:r>
      <w:r w:rsidR="001A6613">
        <w:rPr>
          <w:rFonts w:hint="eastAsia"/>
          <w:sz w:val="20"/>
        </w:rPr>
        <w:t>2</w:t>
      </w:r>
      <w:r>
        <w:rPr>
          <w:rFonts w:hint="eastAsia"/>
          <w:sz w:val="20"/>
        </w:rPr>
        <w:t>|!|</w:t>
      </w:r>
    </w:p>
    <w:p w14:paraId="665247E6" w14:textId="77777777" w:rsidR="007A4854" w:rsidRPr="0050107A" w:rsidRDefault="007A4854" w:rsidP="0072553E">
      <w:pPr>
        <w:rPr>
          <w:sz w:val="20"/>
        </w:rPr>
      </w:pPr>
      <w:r w:rsidRPr="0050107A">
        <w:rPr>
          <w:sz w:val="20"/>
        </w:rPr>
        <w:t>When did the Second World War end?</w:t>
      </w:r>
    </w:p>
    <w:p w14:paraId="7D9D332B" w14:textId="77777777" w:rsidR="007A4854" w:rsidRPr="0050107A" w:rsidRDefault="007A4854" w:rsidP="004276F6">
      <w:pPr>
        <w:numPr>
          <w:ilvl w:val="0"/>
          <w:numId w:val="134"/>
          <w:numberingChange w:id="149" w:author="Aristo" w:date="2010-02-23T11:21:00Z" w:original="%1:1:3:."/>
        </w:numPr>
        <w:rPr>
          <w:sz w:val="20"/>
        </w:rPr>
      </w:pPr>
      <w:r w:rsidRPr="0050107A">
        <w:rPr>
          <w:sz w:val="20"/>
        </w:rPr>
        <w:t>in 1939</w:t>
      </w:r>
    </w:p>
    <w:p w14:paraId="12C0F90D" w14:textId="77777777" w:rsidR="007A4854" w:rsidRPr="0050107A" w:rsidRDefault="007A4854" w:rsidP="004276F6">
      <w:pPr>
        <w:numPr>
          <w:ilvl w:val="0"/>
          <w:numId w:val="134"/>
          <w:numberingChange w:id="150" w:author="Aristo" w:date="2010-02-23T11:21:00Z" w:original="%1:2:3:."/>
        </w:numPr>
        <w:rPr>
          <w:sz w:val="20"/>
        </w:rPr>
      </w:pPr>
      <w:r w:rsidRPr="0050107A">
        <w:rPr>
          <w:sz w:val="20"/>
        </w:rPr>
        <w:t>in 1941</w:t>
      </w:r>
    </w:p>
    <w:p w14:paraId="101F27F1" w14:textId="77777777" w:rsidR="007A4854" w:rsidRPr="0050107A" w:rsidRDefault="007A4854" w:rsidP="004276F6">
      <w:pPr>
        <w:numPr>
          <w:ilvl w:val="0"/>
          <w:numId w:val="134"/>
          <w:numberingChange w:id="151" w:author="Aristo" w:date="2010-02-23T11:21:00Z" w:original="%1:3:3:."/>
        </w:numPr>
        <w:rPr>
          <w:sz w:val="20"/>
        </w:rPr>
      </w:pPr>
      <w:r w:rsidRPr="0050107A">
        <w:rPr>
          <w:sz w:val="20"/>
        </w:rPr>
        <w:t>in 1944</w:t>
      </w:r>
    </w:p>
    <w:p w14:paraId="164BEF37" w14:textId="77777777" w:rsidR="007A4854" w:rsidRPr="0050107A" w:rsidRDefault="007A4854" w:rsidP="004276F6">
      <w:pPr>
        <w:numPr>
          <w:ilvl w:val="0"/>
          <w:numId w:val="134"/>
          <w:numberingChange w:id="152" w:author="Aristo" w:date="2010-02-23T11:21:00Z" w:original="%1:4:3:."/>
        </w:numPr>
        <w:rPr>
          <w:sz w:val="20"/>
        </w:rPr>
      </w:pPr>
      <w:r w:rsidRPr="0050107A">
        <w:rPr>
          <w:sz w:val="20"/>
        </w:rPr>
        <w:t>in 1945</w:t>
      </w:r>
    </w:p>
    <w:p w14:paraId="7A24E054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73BEDE10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7C5A0D0F" w14:textId="77777777" w:rsidR="007A4854" w:rsidRPr="0050107A" w:rsidRDefault="007A4854" w:rsidP="0050107A">
      <w:pPr>
        <w:rPr>
          <w:sz w:val="20"/>
        </w:rPr>
      </w:pPr>
    </w:p>
    <w:p w14:paraId="25B40564" w14:textId="77777777" w:rsidR="00AD2595" w:rsidRDefault="00AD2595" w:rsidP="00AD2595">
      <w:pPr>
        <w:rPr>
          <w:rFonts w:hint="eastAsia"/>
          <w:sz w:val="20"/>
        </w:rPr>
      </w:pPr>
      <w:r>
        <w:rPr>
          <w:rFonts w:hint="eastAsia"/>
          <w:sz w:val="20"/>
        </w:rPr>
        <w:t>|!|EM3103</w:t>
      </w:r>
      <w:r w:rsidR="001A6613">
        <w:rPr>
          <w:rFonts w:hint="eastAsia"/>
          <w:sz w:val="20"/>
        </w:rPr>
        <w:t>3</w:t>
      </w:r>
      <w:r>
        <w:rPr>
          <w:rFonts w:hint="eastAsia"/>
          <w:sz w:val="20"/>
        </w:rPr>
        <w:t>|!|</w:t>
      </w:r>
    </w:p>
    <w:p w14:paraId="063F9A6F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are the characteristics of totalitarianism?</w:t>
      </w:r>
    </w:p>
    <w:p w14:paraId="51144447" w14:textId="77777777" w:rsidR="007A4854" w:rsidRPr="0050107A" w:rsidRDefault="007A4854" w:rsidP="0050107A">
      <w:pPr>
        <w:numPr>
          <w:ilvl w:val="0"/>
          <w:numId w:val="76"/>
          <w:numberingChange w:id="153" w:author="Aristo" w:date="2010-02-23T11:21:00Z" w:original="%1:1:2:."/>
        </w:numPr>
        <w:rPr>
          <w:sz w:val="20"/>
        </w:rPr>
      </w:pPr>
      <w:r w:rsidRPr="0050107A">
        <w:rPr>
          <w:sz w:val="20"/>
        </w:rPr>
        <w:t>use violence to get rid of enemies</w:t>
      </w:r>
    </w:p>
    <w:p w14:paraId="118C3B3A" w14:textId="77777777" w:rsidR="007A4854" w:rsidRPr="0050107A" w:rsidRDefault="007A4854" w:rsidP="0050107A">
      <w:pPr>
        <w:numPr>
          <w:ilvl w:val="0"/>
          <w:numId w:val="76"/>
          <w:numberingChange w:id="154" w:author="Aristo" w:date="2010-02-23T11:21:00Z" w:original="%1:2:2:."/>
        </w:numPr>
        <w:rPr>
          <w:sz w:val="20"/>
        </w:rPr>
      </w:pPr>
      <w:r w:rsidRPr="0050107A">
        <w:rPr>
          <w:sz w:val="20"/>
        </w:rPr>
        <w:t>ban democratic activities</w:t>
      </w:r>
    </w:p>
    <w:p w14:paraId="4BC8D4F8" w14:textId="77777777" w:rsidR="007A4854" w:rsidRPr="0050107A" w:rsidRDefault="007A4854" w:rsidP="0050107A">
      <w:pPr>
        <w:numPr>
          <w:ilvl w:val="0"/>
          <w:numId w:val="76"/>
          <w:numberingChange w:id="155" w:author="Aristo" w:date="2010-02-23T11:21:00Z" w:original="%1:3:2:."/>
        </w:numPr>
        <w:rPr>
          <w:sz w:val="20"/>
        </w:rPr>
      </w:pPr>
      <w:r w:rsidRPr="0050107A">
        <w:rPr>
          <w:sz w:val="20"/>
        </w:rPr>
        <w:t>one-party dictatorship</w:t>
      </w:r>
    </w:p>
    <w:p w14:paraId="729F1112" w14:textId="77777777" w:rsidR="007A4854" w:rsidRPr="0050107A" w:rsidRDefault="007A4854" w:rsidP="0050107A">
      <w:pPr>
        <w:numPr>
          <w:ilvl w:val="0"/>
          <w:numId w:val="76"/>
          <w:numberingChange w:id="156" w:author="Aristo" w:date="2010-02-23T11:21:00Z" w:original="%1:4:2:."/>
        </w:numPr>
        <w:rPr>
          <w:sz w:val="20"/>
        </w:rPr>
      </w:pPr>
      <w:r w:rsidRPr="0050107A">
        <w:rPr>
          <w:sz w:val="20"/>
        </w:rPr>
        <w:lastRenderedPageBreak/>
        <w:t>rule with an ideology</w:t>
      </w:r>
    </w:p>
    <w:p w14:paraId="5B5EDDB8" w14:textId="77777777" w:rsidR="007A4854" w:rsidRPr="0050107A" w:rsidRDefault="007A4854" w:rsidP="0050107A">
      <w:pPr>
        <w:numPr>
          <w:ilvl w:val="0"/>
          <w:numId w:val="35"/>
          <w:numberingChange w:id="157" w:author="Aristo" w:date="2010-02-23T11:21:00Z" w:original="%1:1:3:."/>
        </w:numPr>
        <w:rPr>
          <w:sz w:val="20"/>
        </w:rPr>
      </w:pPr>
      <w:r w:rsidRPr="0050107A">
        <w:rPr>
          <w:sz w:val="20"/>
        </w:rPr>
        <w:t>i and ii</w:t>
      </w:r>
    </w:p>
    <w:p w14:paraId="616CB12F" w14:textId="77777777" w:rsidR="007A4854" w:rsidRPr="0050107A" w:rsidRDefault="007A4854" w:rsidP="0050107A">
      <w:pPr>
        <w:numPr>
          <w:ilvl w:val="0"/>
          <w:numId w:val="35"/>
          <w:numberingChange w:id="158" w:author="Aristo" w:date="2010-02-23T11:21:00Z" w:original="%1:2:3:."/>
        </w:numPr>
        <w:rPr>
          <w:sz w:val="20"/>
        </w:rPr>
      </w:pPr>
      <w:r w:rsidRPr="0050107A">
        <w:rPr>
          <w:sz w:val="20"/>
        </w:rPr>
        <w:t>i and iii</w:t>
      </w:r>
    </w:p>
    <w:p w14:paraId="21D65402" w14:textId="77777777" w:rsidR="007A4854" w:rsidRPr="0050107A" w:rsidRDefault="007A4854" w:rsidP="0050107A">
      <w:pPr>
        <w:numPr>
          <w:ilvl w:val="0"/>
          <w:numId w:val="35"/>
          <w:numberingChange w:id="159" w:author="Aristo" w:date="2010-02-23T11:21:00Z" w:original="%1:3:3:."/>
        </w:numPr>
        <w:rPr>
          <w:sz w:val="20"/>
        </w:rPr>
      </w:pPr>
      <w:r w:rsidRPr="0050107A">
        <w:rPr>
          <w:sz w:val="20"/>
        </w:rPr>
        <w:t>ii, iii and iv</w:t>
      </w:r>
    </w:p>
    <w:p w14:paraId="366194D6" w14:textId="77777777" w:rsidR="007A4854" w:rsidRPr="0050107A" w:rsidRDefault="007A4854" w:rsidP="0050107A">
      <w:pPr>
        <w:numPr>
          <w:ilvl w:val="0"/>
          <w:numId w:val="35"/>
          <w:numberingChange w:id="160" w:author="Aristo" w:date="2010-02-23T11:21:00Z" w:original="%1:4:3:."/>
        </w:numPr>
        <w:rPr>
          <w:sz w:val="20"/>
        </w:rPr>
      </w:pPr>
      <w:r w:rsidRPr="0050107A">
        <w:rPr>
          <w:sz w:val="20"/>
        </w:rPr>
        <w:t>All of the above</w:t>
      </w:r>
    </w:p>
    <w:p w14:paraId="5897B3DA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4EDB916E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5866FDA1" w14:textId="77777777" w:rsidR="007A4854" w:rsidRPr="0050107A" w:rsidRDefault="007A4854" w:rsidP="0050107A">
      <w:pPr>
        <w:rPr>
          <w:sz w:val="20"/>
        </w:rPr>
      </w:pPr>
    </w:p>
    <w:p w14:paraId="021CED12" w14:textId="77777777" w:rsidR="00AD2595" w:rsidRDefault="00AD2595" w:rsidP="00AD2595">
      <w:pPr>
        <w:rPr>
          <w:rFonts w:hint="eastAsia"/>
          <w:sz w:val="20"/>
        </w:rPr>
      </w:pPr>
      <w:r>
        <w:rPr>
          <w:rFonts w:hint="eastAsia"/>
          <w:sz w:val="20"/>
        </w:rPr>
        <w:t>|!|EM3103</w:t>
      </w:r>
      <w:r w:rsidR="001A6613">
        <w:rPr>
          <w:rFonts w:hint="eastAsia"/>
          <w:sz w:val="20"/>
        </w:rPr>
        <w:t>4</w:t>
      </w:r>
      <w:r>
        <w:rPr>
          <w:rFonts w:hint="eastAsia"/>
          <w:sz w:val="20"/>
        </w:rPr>
        <w:t>|!|</w:t>
      </w:r>
    </w:p>
    <w:p w14:paraId="2ABF8E60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Who became the leader of the Soviet Union </w:t>
      </w:r>
      <w:r w:rsidR="0054267B" w:rsidRPr="0050107A">
        <w:rPr>
          <w:sz w:val="20"/>
        </w:rPr>
        <w:t>after the death of Lenin</w:t>
      </w:r>
      <w:r w:rsidRPr="0050107A">
        <w:rPr>
          <w:sz w:val="20"/>
        </w:rPr>
        <w:t>?</w:t>
      </w:r>
    </w:p>
    <w:p w14:paraId="11C5D39E" w14:textId="77777777" w:rsidR="007A4854" w:rsidRPr="0050107A" w:rsidRDefault="007A4854" w:rsidP="0050107A">
      <w:pPr>
        <w:numPr>
          <w:ilvl w:val="0"/>
          <w:numId w:val="44"/>
          <w:numberingChange w:id="161" w:author="Aristo" w:date="2010-02-23T11:21:00Z" w:original="%1:1:3:."/>
        </w:numPr>
        <w:rPr>
          <w:sz w:val="20"/>
        </w:rPr>
      </w:pPr>
      <w:r w:rsidRPr="0050107A">
        <w:rPr>
          <w:sz w:val="20"/>
        </w:rPr>
        <w:t>Stalin</w:t>
      </w:r>
    </w:p>
    <w:p w14:paraId="6D541D9A" w14:textId="77777777" w:rsidR="007A4854" w:rsidRPr="0050107A" w:rsidRDefault="00166523" w:rsidP="0050107A">
      <w:pPr>
        <w:numPr>
          <w:ilvl w:val="0"/>
          <w:numId w:val="44"/>
          <w:numberingChange w:id="162" w:author="Aristo" w:date="2010-02-23T11:21:00Z" w:original="%1:2:3:."/>
        </w:numPr>
        <w:rPr>
          <w:sz w:val="20"/>
        </w:rPr>
      </w:pPr>
      <w:r w:rsidRPr="0050107A">
        <w:rPr>
          <w:sz w:val="20"/>
        </w:rPr>
        <w:t>Churchill</w:t>
      </w:r>
    </w:p>
    <w:p w14:paraId="4F00888B" w14:textId="77777777" w:rsidR="007A4854" w:rsidRPr="0050107A" w:rsidRDefault="007A4854" w:rsidP="0050107A">
      <w:pPr>
        <w:numPr>
          <w:ilvl w:val="0"/>
          <w:numId w:val="44"/>
          <w:numberingChange w:id="163" w:author="Aristo" w:date="2010-02-23T11:21:00Z" w:original="%1:3:3:."/>
        </w:numPr>
        <w:rPr>
          <w:sz w:val="20"/>
        </w:rPr>
      </w:pPr>
      <w:r w:rsidRPr="0050107A">
        <w:rPr>
          <w:sz w:val="20"/>
        </w:rPr>
        <w:t>Mussolini</w:t>
      </w:r>
    </w:p>
    <w:p w14:paraId="6283100A" w14:textId="77777777" w:rsidR="007A4854" w:rsidRPr="0050107A" w:rsidRDefault="007A4854" w:rsidP="0050107A">
      <w:pPr>
        <w:numPr>
          <w:ilvl w:val="0"/>
          <w:numId w:val="44"/>
          <w:numberingChange w:id="164" w:author="Aristo" w:date="2010-02-23T11:21:00Z" w:original="%1:4:3:."/>
        </w:numPr>
        <w:rPr>
          <w:sz w:val="20"/>
        </w:rPr>
      </w:pPr>
      <w:r w:rsidRPr="0050107A">
        <w:rPr>
          <w:sz w:val="20"/>
        </w:rPr>
        <w:t>Chamberlain</w:t>
      </w:r>
    </w:p>
    <w:p w14:paraId="590B3DC7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1F4DD595" w14:textId="77777777" w:rsidR="007A4854" w:rsidRPr="0050107A" w:rsidRDefault="00624FA8" w:rsidP="0050107A">
      <w:pPr>
        <w:rPr>
          <w:sz w:val="20"/>
        </w:rPr>
      </w:pPr>
      <w:r w:rsidRPr="0050107A">
        <w:rPr>
          <w:sz w:val="20"/>
        </w:rPr>
        <w:t>##A##</w:t>
      </w:r>
    </w:p>
    <w:p w14:paraId="08078A40" w14:textId="77777777" w:rsidR="00624FA8" w:rsidRPr="0050107A" w:rsidRDefault="00624FA8" w:rsidP="0050107A">
      <w:pPr>
        <w:rPr>
          <w:sz w:val="20"/>
        </w:rPr>
      </w:pPr>
    </w:p>
    <w:p w14:paraId="244F79EA" w14:textId="77777777" w:rsidR="00AD2595" w:rsidRDefault="00AD2595" w:rsidP="00AD2595">
      <w:pPr>
        <w:rPr>
          <w:rFonts w:hint="eastAsia"/>
          <w:sz w:val="20"/>
        </w:rPr>
      </w:pPr>
      <w:r>
        <w:rPr>
          <w:rFonts w:hint="eastAsia"/>
          <w:sz w:val="20"/>
        </w:rPr>
        <w:t>|!|EM3103</w:t>
      </w:r>
      <w:r w:rsidR="001A6613">
        <w:rPr>
          <w:rFonts w:hint="eastAsia"/>
          <w:sz w:val="20"/>
        </w:rPr>
        <w:t>5</w:t>
      </w:r>
      <w:r>
        <w:rPr>
          <w:rFonts w:hint="eastAsia"/>
          <w:sz w:val="20"/>
        </w:rPr>
        <w:t>|!|</w:t>
      </w:r>
    </w:p>
    <w:p w14:paraId="1804D67C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__________________ turned Italy into a totalitarian state.</w:t>
      </w:r>
    </w:p>
    <w:p w14:paraId="0CA509AC" w14:textId="77777777" w:rsidR="007A4854" w:rsidRPr="0050107A" w:rsidRDefault="007A4854" w:rsidP="0050107A">
      <w:pPr>
        <w:numPr>
          <w:ilvl w:val="0"/>
          <w:numId w:val="47"/>
          <w:numberingChange w:id="165" w:author="Aristo" w:date="2010-02-23T11:21:00Z" w:original="%1:1:3:."/>
        </w:numPr>
        <w:rPr>
          <w:sz w:val="20"/>
        </w:rPr>
      </w:pPr>
      <w:r w:rsidRPr="0050107A">
        <w:rPr>
          <w:sz w:val="20"/>
        </w:rPr>
        <w:t>Hitler</w:t>
      </w:r>
    </w:p>
    <w:p w14:paraId="3270CEEC" w14:textId="77777777" w:rsidR="007A4854" w:rsidRPr="0050107A" w:rsidRDefault="007A4854" w:rsidP="0050107A">
      <w:pPr>
        <w:numPr>
          <w:ilvl w:val="0"/>
          <w:numId w:val="47"/>
          <w:numberingChange w:id="166" w:author="Aristo" w:date="2010-02-23T11:21:00Z" w:original="%1:2:3:."/>
        </w:numPr>
        <w:rPr>
          <w:sz w:val="20"/>
        </w:rPr>
      </w:pPr>
      <w:r w:rsidRPr="0050107A">
        <w:rPr>
          <w:sz w:val="20"/>
        </w:rPr>
        <w:t>Stalin</w:t>
      </w:r>
    </w:p>
    <w:p w14:paraId="2CBEF97E" w14:textId="77777777" w:rsidR="007A4854" w:rsidRPr="0050107A" w:rsidRDefault="007A4854" w:rsidP="0050107A">
      <w:pPr>
        <w:numPr>
          <w:ilvl w:val="0"/>
          <w:numId w:val="47"/>
          <w:numberingChange w:id="167" w:author="Aristo" w:date="2010-02-23T11:21:00Z" w:original="%1:3:3:."/>
        </w:numPr>
        <w:rPr>
          <w:sz w:val="20"/>
        </w:rPr>
      </w:pPr>
      <w:r w:rsidRPr="0050107A">
        <w:rPr>
          <w:sz w:val="20"/>
        </w:rPr>
        <w:t>Mussolini</w:t>
      </w:r>
    </w:p>
    <w:p w14:paraId="357634BC" w14:textId="77777777" w:rsidR="007A4854" w:rsidRPr="0050107A" w:rsidRDefault="00166523" w:rsidP="0050107A">
      <w:pPr>
        <w:numPr>
          <w:ilvl w:val="0"/>
          <w:numId w:val="47"/>
          <w:numberingChange w:id="168" w:author="Aristo" w:date="2010-02-23T11:21:00Z" w:original="%1:4:3:."/>
        </w:numPr>
        <w:rPr>
          <w:sz w:val="20"/>
        </w:rPr>
      </w:pPr>
      <w:r w:rsidRPr="0050107A">
        <w:rPr>
          <w:sz w:val="20"/>
        </w:rPr>
        <w:t>Truman</w:t>
      </w:r>
    </w:p>
    <w:p w14:paraId="12D1E199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18C86122" w14:textId="77777777" w:rsidR="007A4854" w:rsidRDefault="007A4854" w:rsidP="0050107A">
      <w:pPr>
        <w:rPr>
          <w:rFonts w:hint="eastAsia"/>
          <w:sz w:val="20"/>
        </w:rPr>
      </w:pPr>
      <w:r w:rsidRPr="0050107A">
        <w:rPr>
          <w:sz w:val="20"/>
        </w:rPr>
        <w:t>##C##</w:t>
      </w:r>
    </w:p>
    <w:p w14:paraId="5A4311D1" w14:textId="77777777" w:rsidR="000B454A" w:rsidRPr="0050107A" w:rsidRDefault="000B454A" w:rsidP="0050107A">
      <w:pPr>
        <w:rPr>
          <w:rFonts w:hint="eastAsia"/>
          <w:sz w:val="20"/>
        </w:rPr>
      </w:pPr>
    </w:p>
    <w:p w14:paraId="5A0F6F2B" w14:textId="77777777" w:rsidR="00AD2595" w:rsidRDefault="00AD2595" w:rsidP="00AD2595">
      <w:pPr>
        <w:rPr>
          <w:rFonts w:hint="eastAsia"/>
          <w:sz w:val="20"/>
        </w:rPr>
      </w:pPr>
      <w:r>
        <w:rPr>
          <w:rFonts w:hint="eastAsia"/>
          <w:sz w:val="20"/>
        </w:rPr>
        <w:t>|!|EM3103</w:t>
      </w:r>
      <w:r w:rsidR="001A6613">
        <w:rPr>
          <w:rFonts w:hint="eastAsia"/>
          <w:sz w:val="20"/>
        </w:rPr>
        <w:t>6</w:t>
      </w:r>
      <w:r>
        <w:rPr>
          <w:rFonts w:hint="eastAsia"/>
          <w:sz w:val="20"/>
        </w:rPr>
        <w:t>|!|</w:t>
      </w:r>
    </w:p>
    <w:p w14:paraId="1D28A235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What were the reasons for the rise of totalitarianism in Italy?</w:t>
      </w:r>
    </w:p>
    <w:p w14:paraId="3AE3A013" w14:textId="77777777" w:rsidR="007A4854" w:rsidRPr="0050107A" w:rsidRDefault="007A4854" w:rsidP="0050107A">
      <w:pPr>
        <w:numPr>
          <w:ilvl w:val="0"/>
          <w:numId w:val="78"/>
          <w:numberingChange w:id="169" w:author="Aristo" w:date="2010-02-23T11:21:00Z" w:original="%1:1:2:."/>
        </w:numPr>
        <w:rPr>
          <w:sz w:val="20"/>
        </w:rPr>
      </w:pPr>
      <w:r w:rsidRPr="0050107A">
        <w:rPr>
          <w:sz w:val="20"/>
        </w:rPr>
        <w:t>the failure of democratic government</w:t>
      </w:r>
    </w:p>
    <w:p w14:paraId="4980C40E" w14:textId="77777777" w:rsidR="007A4854" w:rsidRPr="0050107A" w:rsidRDefault="007A4854" w:rsidP="0050107A">
      <w:pPr>
        <w:numPr>
          <w:ilvl w:val="0"/>
          <w:numId w:val="78"/>
          <w:numberingChange w:id="170" w:author="Aristo" w:date="2010-02-23T11:21:00Z" w:original="%1:2:2:."/>
        </w:numPr>
        <w:rPr>
          <w:sz w:val="20"/>
        </w:rPr>
      </w:pPr>
      <w:r w:rsidRPr="0050107A">
        <w:rPr>
          <w:sz w:val="20"/>
        </w:rPr>
        <w:t>the Italians were discontented with the land obtained after the First World War</w:t>
      </w:r>
    </w:p>
    <w:p w14:paraId="6BEE2E0A" w14:textId="77777777" w:rsidR="007A4854" w:rsidRPr="0050107A" w:rsidRDefault="007A4854" w:rsidP="0050107A">
      <w:pPr>
        <w:numPr>
          <w:ilvl w:val="0"/>
          <w:numId w:val="78"/>
          <w:numberingChange w:id="171" w:author="Aristo" w:date="2010-02-23T11:21:00Z" w:original="%1:3:2:."/>
        </w:numPr>
        <w:rPr>
          <w:sz w:val="20"/>
        </w:rPr>
      </w:pPr>
      <w:r w:rsidRPr="0050107A">
        <w:rPr>
          <w:sz w:val="20"/>
        </w:rPr>
        <w:t>the ideas of Fascism were attractive</w:t>
      </w:r>
    </w:p>
    <w:p w14:paraId="2B69377C" w14:textId="77777777" w:rsidR="007A4854" w:rsidRPr="0050107A" w:rsidRDefault="007A4854" w:rsidP="0050107A">
      <w:pPr>
        <w:numPr>
          <w:ilvl w:val="0"/>
          <w:numId w:val="78"/>
          <w:numberingChange w:id="172" w:author="Aristo" w:date="2010-02-23T11:21:00Z" w:original="%1:4:2:."/>
        </w:numPr>
        <w:rPr>
          <w:sz w:val="20"/>
        </w:rPr>
      </w:pPr>
      <w:r w:rsidRPr="0050107A">
        <w:rPr>
          <w:sz w:val="20"/>
        </w:rPr>
        <w:t>Mussolini promised to restore the order of Italy</w:t>
      </w:r>
    </w:p>
    <w:p w14:paraId="7E8261A4" w14:textId="77777777" w:rsidR="007A4854" w:rsidRPr="0050107A" w:rsidRDefault="007A4854" w:rsidP="0050107A">
      <w:pPr>
        <w:numPr>
          <w:ilvl w:val="0"/>
          <w:numId w:val="65"/>
          <w:numberingChange w:id="173" w:author="Aristo" w:date="2010-02-23T11:21:00Z" w:original="%1:1:3:."/>
        </w:numPr>
        <w:rPr>
          <w:sz w:val="20"/>
        </w:rPr>
      </w:pPr>
      <w:r w:rsidRPr="0050107A">
        <w:rPr>
          <w:sz w:val="20"/>
        </w:rPr>
        <w:t>i and iii</w:t>
      </w:r>
    </w:p>
    <w:p w14:paraId="6AE8C95C" w14:textId="77777777" w:rsidR="007A4854" w:rsidRPr="0050107A" w:rsidRDefault="007A4854" w:rsidP="0050107A">
      <w:pPr>
        <w:numPr>
          <w:ilvl w:val="0"/>
          <w:numId w:val="65"/>
          <w:numberingChange w:id="174" w:author="Aristo" w:date="2010-02-23T11:21:00Z" w:original="%1:2:3:."/>
        </w:numPr>
        <w:rPr>
          <w:sz w:val="20"/>
        </w:rPr>
      </w:pPr>
      <w:r w:rsidRPr="0050107A">
        <w:rPr>
          <w:sz w:val="20"/>
        </w:rPr>
        <w:t>ii, iii and iv</w:t>
      </w:r>
    </w:p>
    <w:p w14:paraId="7F81C721" w14:textId="77777777" w:rsidR="007A4854" w:rsidRPr="0050107A" w:rsidRDefault="007A4854" w:rsidP="0050107A">
      <w:pPr>
        <w:numPr>
          <w:ilvl w:val="0"/>
          <w:numId w:val="65"/>
          <w:numberingChange w:id="175" w:author="Aristo" w:date="2010-02-23T11:21:00Z" w:original="%1:3:3:."/>
        </w:numPr>
        <w:rPr>
          <w:sz w:val="20"/>
        </w:rPr>
      </w:pPr>
      <w:r w:rsidRPr="0050107A">
        <w:rPr>
          <w:sz w:val="20"/>
        </w:rPr>
        <w:t>i, iii, iv and v</w:t>
      </w:r>
    </w:p>
    <w:p w14:paraId="30C12ECE" w14:textId="77777777" w:rsidR="007A4854" w:rsidRPr="0050107A" w:rsidRDefault="007A4854" w:rsidP="0050107A">
      <w:pPr>
        <w:numPr>
          <w:ilvl w:val="0"/>
          <w:numId w:val="65"/>
          <w:numberingChange w:id="176" w:author="Aristo" w:date="2010-02-23T11:21:00Z" w:original="%1:4:3:."/>
        </w:numPr>
        <w:rPr>
          <w:sz w:val="20"/>
        </w:rPr>
      </w:pPr>
      <w:r w:rsidRPr="0050107A">
        <w:rPr>
          <w:sz w:val="20"/>
        </w:rPr>
        <w:t xml:space="preserve">All of the above </w:t>
      </w:r>
    </w:p>
    <w:p w14:paraId="7E2D6B60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F7D3A36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722EF884" w14:textId="77777777" w:rsidR="007A4854" w:rsidRPr="0050107A" w:rsidRDefault="007A4854" w:rsidP="0050107A">
      <w:pPr>
        <w:rPr>
          <w:sz w:val="20"/>
        </w:rPr>
      </w:pPr>
    </w:p>
    <w:p w14:paraId="0F00C410" w14:textId="77777777" w:rsidR="00AD2595" w:rsidRDefault="00AD2595" w:rsidP="00AD2595">
      <w:pPr>
        <w:rPr>
          <w:rFonts w:hint="eastAsia"/>
          <w:sz w:val="20"/>
        </w:rPr>
      </w:pPr>
      <w:r>
        <w:rPr>
          <w:rFonts w:hint="eastAsia"/>
          <w:sz w:val="20"/>
        </w:rPr>
        <w:t>|!|EM3103</w:t>
      </w:r>
      <w:r w:rsidR="001A6613">
        <w:rPr>
          <w:rFonts w:hint="eastAsia"/>
          <w:sz w:val="20"/>
        </w:rPr>
        <w:t>7</w:t>
      </w:r>
      <w:r>
        <w:rPr>
          <w:rFonts w:hint="eastAsia"/>
          <w:sz w:val="20"/>
        </w:rPr>
        <w:t>|!|</w:t>
      </w:r>
    </w:p>
    <w:p w14:paraId="2B6E40B4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lastRenderedPageBreak/>
        <w:t>Which country was placed under totalitarian rule before the Second World War?</w:t>
      </w:r>
    </w:p>
    <w:p w14:paraId="3FB4F748" w14:textId="77777777" w:rsidR="007A4854" w:rsidRPr="0050107A" w:rsidRDefault="007A4854" w:rsidP="0050107A">
      <w:pPr>
        <w:numPr>
          <w:ilvl w:val="0"/>
          <w:numId w:val="49"/>
          <w:numberingChange w:id="177" w:author="Aristo" w:date="2010-02-23T11:21:00Z" w:original="%1:1:3:."/>
        </w:numPr>
        <w:rPr>
          <w:sz w:val="20"/>
        </w:rPr>
      </w:pPr>
      <w:r w:rsidRPr="0050107A">
        <w:rPr>
          <w:sz w:val="20"/>
        </w:rPr>
        <w:t>Japan</w:t>
      </w:r>
    </w:p>
    <w:p w14:paraId="1C7F6059" w14:textId="77777777" w:rsidR="007A4854" w:rsidRPr="0050107A" w:rsidRDefault="007A4854" w:rsidP="0050107A">
      <w:pPr>
        <w:numPr>
          <w:ilvl w:val="0"/>
          <w:numId w:val="49"/>
          <w:numberingChange w:id="178" w:author="Aristo" w:date="2010-02-23T11:21:00Z" w:original="%1:2:3:."/>
        </w:numPr>
        <w:rPr>
          <w:sz w:val="20"/>
        </w:rPr>
      </w:pPr>
      <w:r w:rsidRPr="0050107A">
        <w:rPr>
          <w:sz w:val="20"/>
        </w:rPr>
        <w:t>Britain</w:t>
      </w:r>
    </w:p>
    <w:p w14:paraId="5D9FEBFB" w14:textId="77777777" w:rsidR="007A4854" w:rsidRPr="0050107A" w:rsidRDefault="007A4854" w:rsidP="0050107A">
      <w:pPr>
        <w:numPr>
          <w:ilvl w:val="0"/>
          <w:numId w:val="49"/>
          <w:numberingChange w:id="179" w:author="Aristo" w:date="2010-02-23T11:21:00Z" w:original="%1:3:3:."/>
        </w:numPr>
        <w:rPr>
          <w:sz w:val="20"/>
        </w:rPr>
      </w:pPr>
      <w:r w:rsidRPr="0050107A">
        <w:rPr>
          <w:sz w:val="20"/>
        </w:rPr>
        <w:t>France</w:t>
      </w:r>
    </w:p>
    <w:p w14:paraId="5B2CD81F" w14:textId="77777777" w:rsidR="007A4854" w:rsidRPr="0050107A" w:rsidRDefault="00166523" w:rsidP="0050107A">
      <w:pPr>
        <w:numPr>
          <w:ilvl w:val="0"/>
          <w:numId w:val="49"/>
          <w:numberingChange w:id="180" w:author="Aristo" w:date="2010-02-23T11:21:00Z" w:original="%1:4:3:."/>
        </w:numPr>
        <w:rPr>
          <w:sz w:val="20"/>
        </w:rPr>
      </w:pPr>
      <w:r w:rsidRPr="0050107A">
        <w:rPr>
          <w:sz w:val="20"/>
        </w:rPr>
        <w:t>t</w:t>
      </w:r>
      <w:r w:rsidR="0054267B" w:rsidRPr="0050107A">
        <w:rPr>
          <w:sz w:val="20"/>
        </w:rPr>
        <w:t xml:space="preserve">he </w:t>
      </w:r>
      <w:r w:rsidR="007A4854" w:rsidRPr="0050107A">
        <w:rPr>
          <w:sz w:val="20"/>
        </w:rPr>
        <w:t>United States</w:t>
      </w:r>
    </w:p>
    <w:p w14:paraId="626BF23B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2389A86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##A##</w:t>
      </w:r>
    </w:p>
    <w:p w14:paraId="308CDF65" w14:textId="77777777" w:rsidR="007A4854" w:rsidRPr="0050107A" w:rsidRDefault="007A4854" w:rsidP="0050107A">
      <w:pPr>
        <w:rPr>
          <w:sz w:val="20"/>
        </w:rPr>
      </w:pPr>
    </w:p>
    <w:p w14:paraId="276301EE" w14:textId="77777777" w:rsidR="00AD2595" w:rsidRDefault="00AD2595" w:rsidP="00AD2595">
      <w:pPr>
        <w:rPr>
          <w:rFonts w:hint="eastAsia"/>
          <w:sz w:val="20"/>
        </w:rPr>
      </w:pPr>
      <w:r>
        <w:rPr>
          <w:rFonts w:hint="eastAsia"/>
          <w:sz w:val="20"/>
        </w:rPr>
        <w:t>|!|EM3103</w:t>
      </w:r>
      <w:r w:rsidR="001A6613">
        <w:rPr>
          <w:rFonts w:hint="eastAsia"/>
          <w:sz w:val="20"/>
        </w:rPr>
        <w:t>8</w:t>
      </w:r>
      <w:r>
        <w:rPr>
          <w:rFonts w:hint="eastAsia"/>
          <w:sz w:val="20"/>
        </w:rPr>
        <w:t>|!|</w:t>
      </w:r>
    </w:p>
    <w:p w14:paraId="1C4DD1F1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of the following statements about </w:t>
      </w:r>
      <w:r w:rsidR="0054267B" w:rsidRPr="0050107A">
        <w:rPr>
          <w:sz w:val="20"/>
        </w:rPr>
        <w:t xml:space="preserve">fascism </w:t>
      </w:r>
      <w:r w:rsidRPr="0050107A">
        <w:rPr>
          <w:sz w:val="20"/>
        </w:rPr>
        <w:t>is untrue?</w:t>
      </w:r>
    </w:p>
    <w:p w14:paraId="707BD327" w14:textId="77777777" w:rsidR="007A4854" w:rsidRPr="0050107A" w:rsidRDefault="007A4854" w:rsidP="0050107A">
      <w:pPr>
        <w:numPr>
          <w:ilvl w:val="0"/>
          <w:numId w:val="50"/>
          <w:numberingChange w:id="181" w:author="Aristo" w:date="2010-02-23T11:21:00Z" w:original="%1:1:3:."/>
        </w:numPr>
        <w:rPr>
          <w:sz w:val="20"/>
        </w:rPr>
      </w:pPr>
      <w:r w:rsidRPr="0050107A">
        <w:rPr>
          <w:sz w:val="20"/>
        </w:rPr>
        <w:t>It opposed democratic rule.</w:t>
      </w:r>
    </w:p>
    <w:p w14:paraId="59607FBE" w14:textId="77777777" w:rsidR="007A4854" w:rsidRPr="0050107A" w:rsidRDefault="007A4854" w:rsidP="0050107A">
      <w:pPr>
        <w:numPr>
          <w:ilvl w:val="0"/>
          <w:numId w:val="50"/>
          <w:numberingChange w:id="182" w:author="Aristo" w:date="2010-02-23T11:21:00Z" w:original="%1:2:3:."/>
        </w:numPr>
        <w:rPr>
          <w:sz w:val="20"/>
        </w:rPr>
      </w:pPr>
      <w:r w:rsidRPr="0050107A">
        <w:rPr>
          <w:sz w:val="20"/>
        </w:rPr>
        <w:t>It praised Fascist leaders.</w:t>
      </w:r>
    </w:p>
    <w:p w14:paraId="66119089" w14:textId="77777777" w:rsidR="007A4854" w:rsidRPr="0050107A" w:rsidRDefault="007A4854" w:rsidP="0050107A">
      <w:pPr>
        <w:numPr>
          <w:ilvl w:val="0"/>
          <w:numId w:val="50"/>
          <w:numberingChange w:id="183" w:author="Aristo" w:date="2010-02-23T11:21:00Z" w:original="%1:3:3:."/>
        </w:numPr>
        <w:rPr>
          <w:sz w:val="20"/>
        </w:rPr>
      </w:pPr>
      <w:r w:rsidRPr="0050107A">
        <w:rPr>
          <w:sz w:val="20"/>
        </w:rPr>
        <w:t>It praised wars.</w:t>
      </w:r>
    </w:p>
    <w:p w14:paraId="4AE2C2EB" w14:textId="77777777" w:rsidR="007A4854" w:rsidRPr="0050107A" w:rsidRDefault="007A4854" w:rsidP="0050107A">
      <w:pPr>
        <w:numPr>
          <w:ilvl w:val="0"/>
          <w:numId w:val="50"/>
          <w:numberingChange w:id="184" w:author="Aristo" w:date="2010-02-23T11:21:00Z" w:original="%1:4:3:."/>
        </w:numPr>
        <w:rPr>
          <w:sz w:val="20"/>
        </w:rPr>
      </w:pPr>
      <w:r w:rsidRPr="0050107A">
        <w:rPr>
          <w:sz w:val="20"/>
        </w:rPr>
        <w:t xml:space="preserve">It followed a policy of genocide </w:t>
      </w:r>
    </w:p>
    <w:p w14:paraId="785C8177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0FDFB91B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14CCF27D" w14:textId="77777777" w:rsidR="007A4854" w:rsidRPr="0050107A" w:rsidRDefault="007A4854" w:rsidP="0050107A">
      <w:pPr>
        <w:rPr>
          <w:sz w:val="20"/>
        </w:rPr>
      </w:pPr>
    </w:p>
    <w:p w14:paraId="157F694C" w14:textId="77777777" w:rsidR="00AD2595" w:rsidRDefault="00AD2595" w:rsidP="00AD2595">
      <w:pPr>
        <w:rPr>
          <w:rFonts w:hint="eastAsia"/>
          <w:sz w:val="20"/>
        </w:rPr>
      </w:pPr>
      <w:r>
        <w:rPr>
          <w:rFonts w:hint="eastAsia"/>
          <w:sz w:val="20"/>
        </w:rPr>
        <w:t>|!|EM3103</w:t>
      </w:r>
      <w:r w:rsidR="001A6613">
        <w:rPr>
          <w:rFonts w:hint="eastAsia"/>
          <w:sz w:val="20"/>
        </w:rPr>
        <w:t>9</w:t>
      </w:r>
      <w:r>
        <w:rPr>
          <w:rFonts w:hint="eastAsia"/>
          <w:sz w:val="20"/>
        </w:rPr>
        <w:t>|!|</w:t>
      </w:r>
    </w:p>
    <w:p w14:paraId="53F751D0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statements about the Weimar Republic is untrue?</w:t>
      </w:r>
    </w:p>
    <w:p w14:paraId="520A8429" w14:textId="77777777" w:rsidR="007A4854" w:rsidRPr="0050107A" w:rsidRDefault="007A4854" w:rsidP="0050107A">
      <w:pPr>
        <w:numPr>
          <w:ilvl w:val="0"/>
          <w:numId w:val="51"/>
          <w:numberingChange w:id="185" w:author="Aristo" w:date="2010-02-23T11:21:00Z" w:original="%1:1:3:."/>
        </w:numPr>
        <w:rPr>
          <w:sz w:val="20"/>
        </w:rPr>
      </w:pPr>
      <w:r w:rsidRPr="0050107A">
        <w:rPr>
          <w:sz w:val="20"/>
        </w:rPr>
        <w:t>It accepted the Treaty of Versailles.</w:t>
      </w:r>
    </w:p>
    <w:p w14:paraId="787CEC70" w14:textId="77777777" w:rsidR="007A4854" w:rsidRPr="0050107A" w:rsidRDefault="007A4854" w:rsidP="0050107A">
      <w:pPr>
        <w:numPr>
          <w:ilvl w:val="0"/>
          <w:numId w:val="51"/>
          <w:numberingChange w:id="186" w:author="Aristo" w:date="2010-02-23T11:21:00Z" w:original="%1:2:3:."/>
        </w:numPr>
        <w:rPr>
          <w:sz w:val="20"/>
        </w:rPr>
      </w:pPr>
      <w:r w:rsidRPr="0050107A">
        <w:rPr>
          <w:sz w:val="20"/>
        </w:rPr>
        <w:t>It could not solve its economic problems.</w:t>
      </w:r>
    </w:p>
    <w:p w14:paraId="6B8772D4" w14:textId="77777777" w:rsidR="007A4854" w:rsidRPr="0050107A" w:rsidRDefault="007A4854" w:rsidP="0050107A">
      <w:pPr>
        <w:numPr>
          <w:ilvl w:val="0"/>
          <w:numId w:val="51"/>
          <w:numberingChange w:id="187" w:author="Aristo" w:date="2010-02-23T11:21:00Z" w:original="%1:3:3:."/>
        </w:numPr>
        <w:rPr>
          <w:sz w:val="20"/>
        </w:rPr>
      </w:pPr>
      <w:r w:rsidRPr="0050107A">
        <w:rPr>
          <w:sz w:val="20"/>
        </w:rPr>
        <w:t>It was set up in 1918.</w:t>
      </w:r>
    </w:p>
    <w:p w14:paraId="464D2FAB" w14:textId="77777777" w:rsidR="007A4854" w:rsidRPr="0050107A" w:rsidRDefault="007A4854" w:rsidP="0050107A">
      <w:pPr>
        <w:numPr>
          <w:ilvl w:val="0"/>
          <w:numId w:val="51"/>
          <w:numberingChange w:id="188" w:author="Aristo" w:date="2010-02-23T11:21:00Z" w:original="%1:4:3:."/>
        </w:numPr>
        <w:rPr>
          <w:sz w:val="20"/>
        </w:rPr>
      </w:pPr>
      <w:r w:rsidRPr="0050107A">
        <w:rPr>
          <w:sz w:val="20"/>
        </w:rPr>
        <w:t>It banned all political parties in Germany.</w:t>
      </w:r>
    </w:p>
    <w:p w14:paraId="1A2A8851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CBC530E" w14:textId="77777777" w:rsidR="007A4854" w:rsidRDefault="007A4854" w:rsidP="0050107A">
      <w:pPr>
        <w:rPr>
          <w:rFonts w:hint="eastAsia"/>
          <w:sz w:val="20"/>
        </w:rPr>
      </w:pPr>
      <w:r w:rsidRPr="0050107A">
        <w:rPr>
          <w:sz w:val="20"/>
        </w:rPr>
        <w:t>##D##</w:t>
      </w:r>
    </w:p>
    <w:p w14:paraId="0FCB32CE" w14:textId="77777777" w:rsidR="000B454A" w:rsidRPr="0050107A" w:rsidRDefault="000B454A" w:rsidP="0050107A">
      <w:pPr>
        <w:rPr>
          <w:rFonts w:hint="eastAsia"/>
          <w:sz w:val="20"/>
        </w:rPr>
      </w:pPr>
    </w:p>
    <w:p w14:paraId="0168BFEA" w14:textId="77777777" w:rsidR="00AD2595" w:rsidRDefault="00AD2595" w:rsidP="00AD2595">
      <w:pPr>
        <w:rPr>
          <w:rFonts w:hint="eastAsia"/>
          <w:sz w:val="20"/>
        </w:rPr>
      </w:pPr>
      <w:r>
        <w:rPr>
          <w:rFonts w:hint="eastAsia"/>
          <w:sz w:val="20"/>
        </w:rPr>
        <w:t>|!|EM310</w:t>
      </w:r>
      <w:r w:rsidR="001A6613">
        <w:rPr>
          <w:rFonts w:hint="eastAsia"/>
          <w:sz w:val="20"/>
        </w:rPr>
        <w:t>40</w:t>
      </w:r>
      <w:r>
        <w:rPr>
          <w:rFonts w:hint="eastAsia"/>
          <w:sz w:val="20"/>
        </w:rPr>
        <w:t>|!|</w:t>
      </w:r>
    </w:p>
    <w:p w14:paraId="2A97148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Who set up the </w:t>
      </w:r>
      <w:r w:rsidR="008B28D9" w:rsidRPr="0050107A">
        <w:rPr>
          <w:sz w:val="20"/>
        </w:rPr>
        <w:t>Nazi</w:t>
      </w:r>
      <w:r w:rsidRPr="0050107A">
        <w:rPr>
          <w:sz w:val="20"/>
        </w:rPr>
        <w:t xml:space="preserve"> Party?</w:t>
      </w:r>
    </w:p>
    <w:p w14:paraId="00FB5272" w14:textId="77777777" w:rsidR="007A4854" w:rsidRPr="0050107A" w:rsidRDefault="007A4854" w:rsidP="0050107A">
      <w:pPr>
        <w:numPr>
          <w:ilvl w:val="0"/>
          <w:numId w:val="52"/>
          <w:numberingChange w:id="189" w:author="Aristo" w:date="2010-02-23T11:21:00Z" w:original="%1:1:3:."/>
        </w:numPr>
        <w:rPr>
          <w:sz w:val="20"/>
        </w:rPr>
      </w:pPr>
      <w:r w:rsidRPr="0050107A">
        <w:rPr>
          <w:sz w:val="20"/>
        </w:rPr>
        <w:t>Mussolini</w:t>
      </w:r>
    </w:p>
    <w:p w14:paraId="44967E66" w14:textId="77777777" w:rsidR="007A4854" w:rsidRPr="0050107A" w:rsidRDefault="007A4854" w:rsidP="0050107A">
      <w:pPr>
        <w:numPr>
          <w:ilvl w:val="0"/>
          <w:numId w:val="52"/>
          <w:numberingChange w:id="190" w:author="Aristo" w:date="2010-02-23T11:21:00Z" w:original="%1:2:3:."/>
        </w:numPr>
        <w:rPr>
          <w:sz w:val="20"/>
        </w:rPr>
      </w:pPr>
      <w:r w:rsidRPr="0050107A">
        <w:rPr>
          <w:sz w:val="20"/>
        </w:rPr>
        <w:t>Hitler</w:t>
      </w:r>
    </w:p>
    <w:p w14:paraId="5C7BD9DF" w14:textId="77777777" w:rsidR="007A4854" w:rsidRPr="0050107A" w:rsidRDefault="007A4854" w:rsidP="0050107A">
      <w:pPr>
        <w:numPr>
          <w:ilvl w:val="0"/>
          <w:numId w:val="52"/>
          <w:numberingChange w:id="191" w:author="Aristo" w:date="2010-02-23T11:21:00Z" w:original="%1:3:3:."/>
        </w:numPr>
        <w:rPr>
          <w:sz w:val="20"/>
        </w:rPr>
      </w:pPr>
      <w:r w:rsidRPr="0050107A">
        <w:rPr>
          <w:sz w:val="20"/>
        </w:rPr>
        <w:t>Lenin</w:t>
      </w:r>
    </w:p>
    <w:p w14:paraId="1662204C" w14:textId="77777777" w:rsidR="007A4854" w:rsidRPr="0050107A" w:rsidRDefault="008B28D9" w:rsidP="0050107A">
      <w:pPr>
        <w:numPr>
          <w:ilvl w:val="0"/>
          <w:numId w:val="52"/>
          <w:numberingChange w:id="192" w:author="Aristo" w:date="2010-02-23T11:21:00Z" w:original="%1:4:3:."/>
        </w:numPr>
        <w:rPr>
          <w:sz w:val="20"/>
        </w:rPr>
      </w:pPr>
      <w:r w:rsidRPr="0050107A">
        <w:rPr>
          <w:sz w:val="20"/>
        </w:rPr>
        <w:t>Stalin</w:t>
      </w:r>
    </w:p>
    <w:p w14:paraId="4D7DC6BF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D3E5DA2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0C9AFE4D" w14:textId="77777777" w:rsidR="007A4854" w:rsidRPr="0050107A" w:rsidRDefault="007A4854" w:rsidP="0050107A">
      <w:pPr>
        <w:rPr>
          <w:sz w:val="20"/>
        </w:rPr>
      </w:pPr>
    </w:p>
    <w:p w14:paraId="311A7969" w14:textId="77777777" w:rsidR="001A6613" w:rsidRDefault="001A6613" w:rsidP="001A6613">
      <w:pPr>
        <w:rPr>
          <w:rFonts w:hint="eastAsia"/>
          <w:sz w:val="20"/>
        </w:rPr>
      </w:pPr>
      <w:r>
        <w:rPr>
          <w:rFonts w:hint="eastAsia"/>
          <w:sz w:val="20"/>
        </w:rPr>
        <w:t>|!|EM31041|!|</w:t>
      </w:r>
    </w:p>
    <w:p w14:paraId="5FB075C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statements about Hitler is untrue?</w:t>
      </w:r>
    </w:p>
    <w:p w14:paraId="0FA33BD2" w14:textId="77777777" w:rsidR="007A4854" w:rsidRPr="0050107A" w:rsidRDefault="007A4854" w:rsidP="0050107A">
      <w:pPr>
        <w:numPr>
          <w:ilvl w:val="0"/>
          <w:numId w:val="53"/>
          <w:numberingChange w:id="193" w:author="Aristo" w:date="2010-02-23T11:21:00Z" w:original="%1:1:3:."/>
        </w:numPr>
        <w:rPr>
          <w:sz w:val="20"/>
        </w:rPr>
      </w:pPr>
      <w:r w:rsidRPr="0050107A">
        <w:rPr>
          <w:sz w:val="20"/>
        </w:rPr>
        <w:t>He followed a policy of genocide against the Jews.</w:t>
      </w:r>
    </w:p>
    <w:p w14:paraId="043AA9AE" w14:textId="77777777" w:rsidR="007A4854" w:rsidRPr="0050107A" w:rsidRDefault="007A4854" w:rsidP="0050107A">
      <w:pPr>
        <w:numPr>
          <w:ilvl w:val="0"/>
          <w:numId w:val="53"/>
          <w:numberingChange w:id="194" w:author="Aristo" w:date="2010-02-23T11:21:00Z" w:original="%1:2:3:."/>
        </w:numPr>
        <w:rPr>
          <w:sz w:val="20"/>
        </w:rPr>
      </w:pPr>
      <w:r w:rsidRPr="0050107A">
        <w:rPr>
          <w:sz w:val="20"/>
        </w:rPr>
        <w:t xml:space="preserve">He </w:t>
      </w:r>
      <w:r w:rsidR="008B28D9" w:rsidRPr="0050107A">
        <w:rPr>
          <w:sz w:val="20"/>
        </w:rPr>
        <w:t>believed in German superiority.</w:t>
      </w:r>
    </w:p>
    <w:p w14:paraId="598C2923" w14:textId="77777777" w:rsidR="007A4854" w:rsidRPr="0050107A" w:rsidRDefault="007A4854" w:rsidP="0050107A">
      <w:pPr>
        <w:numPr>
          <w:ilvl w:val="0"/>
          <w:numId w:val="53"/>
          <w:numberingChange w:id="195" w:author="Aristo" w:date="2010-02-23T11:21:00Z" w:original="%1:3:3:."/>
        </w:numPr>
        <w:rPr>
          <w:sz w:val="20"/>
        </w:rPr>
      </w:pPr>
      <w:r w:rsidRPr="0050107A">
        <w:rPr>
          <w:sz w:val="20"/>
        </w:rPr>
        <w:t xml:space="preserve">He </w:t>
      </w:r>
      <w:r w:rsidR="008B28D9" w:rsidRPr="0050107A">
        <w:rPr>
          <w:sz w:val="20"/>
        </w:rPr>
        <w:t>followed an expansionist policy.</w:t>
      </w:r>
    </w:p>
    <w:p w14:paraId="71131501" w14:textId="77777777" w:rsidR="007A4854" w:rsidRPr="0050107A" w:rsidRDefault="007A4854" w:rsidP="0050107A">
      <w:pPr>
        <w:numPr>
          <w:ilvl w:val="0"/>
          <w:numId w:val="53"/>
          <w:numberingChange w:id="196" w:author="Aristo" w:date="2010-02-23T11:21:00Z" w:original="%1:4:3:."/>
        </w:numPr>
        <w:rPr>
          <w:sz w:val="20"/>
        </w:rPr>
      </w:pPr>
      <w:r w:rsidRPr="0050107A">
        <w:rPr>
          <w:sz w:val="20"/>
        </w:rPr>
        <w:lastRenderedPageBreak/>
        <w:t xml:space="preserve">He </w:t>
      </w:r>
      <w:r w:rsidR="008C2B44" w:rsidRPr="0050107A">
        <w:rPr>
          <w:sz w:val="20"/>
        </w:rPr>
        <w:t>carried out democratic reform</w:t>
      </w:r>
      <w:r w:rsidR="003C72AF" w:rsidRPr="0050107A">
        <w:rPr>
          <w:sz w:val="20"/>
        </w:rPr>
        <w:t>s.</w:t>
      </w:r>
    </w:p>
    <w:p w14:paraId="0419B9C8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9F8EF3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0DFE0EB7" w14:textId="77777777" w:rsidR="007A4854" w:rsidRPr="0050107A" w:rsidRDefault="007A4854" w:rsidP="0050107A">
      <w:pPr>
        <w:rPr>
          <w:sz w:val="20"/>
        </w:rPr>
      </w:pPr>
    </w:p>
    <w:p w14:paraId="66872E03" w14:textId="77777777" w:rsidR="001A6613" w:rsidRDefault="001A6613" w:rsidP="001A6613">
      <w:pPr>
        <w:rPr>
          <w:rFonts w:hint="eastAsia"/>
          <w:sz w:val="20"/>
        </w:rPr>
      </w:pPr>
      <w:r>
        <w:rPr>
          <w:rFonts w:hint="eastAsia"/>
          <w:sz w:val="20"/>
        </w:rPr>
        <w:t>|!|EM31042|!|</w:t>
      </w:r>
    </w:p>
    <w:p w14:paraId="6AFD1762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of the following statements about Japanese </w:t>
      </w:r>
      <w:r w:rsidR="008B4FAD" w:rsidRPr="0050107A">
        <w:rPr>
          <w:sz w:val="20"/>
        </w:rPr>
        <w:t xml:space="preserve">militarism </w:t>
      </w:r>
      <w:r w:rsidRPr="0050107A">
        <w:rPr>
          <w:sz w:val="20"/>
        </w:rPr>
        <w:t>is untrue?</w:t>
      </w:r>
    </w:p>
    <w:p w14:paraId="0A76F2D5" w14:textId="77777777" w:rsidR="007A4854" w:rsidRPr="0050107A" w:rsidRDefault="007A4854" w:rsidP="0050107A">
      <w:pPr>
        <w:numPr>
          <w:ilvl w:val="0"/>
          <w:numId w:val="54"/>
          <w:numberingChange w:id="197" w:author="Aristo" w:date="2010-02-23T11:21:00Z" w:original="%1:1:3:."/>
        </w:numPr>
        <w:rPr>
          <w:sz w:val="20"/>
        </w:rPr>
      </w:pPr>
      <w:r w:rsidRPr="0050107A">
        <w:rPr>
          <w:sz w:val="20"/>
        </w:rPr>
        <w:t>It encouraged overseas expansion.</w:t>
      </w:r>
    </w:p>
    <w:p w14:paraId="104E7BF8" w14:textId="77777777" w:rsidR="007A4854" w:rsidRPr="0050107A" w:rsidRDefault="007A4854" w:rsidP="0050107A">
      <w:pPr>
        <w:numPr>
          <w:ilvl w:val="0"/>
          <w:numId w:val="54"/>
          <w:numberingChange w:id="198" w:author="Aristo" w:date="2010-02-23T11:21:00Z" w:original="%1:2:3:."/>
        </w:numPr>
        <w:rPr>
          <w:sz w:val="20"/>
        </w:rPr>
      </w:pPr>
      <w:r w:rsidRPr="0050107A">
        <w:rPr>
          <w:sz w:val="20"/>
        </w:rPr>
        <w:t>It used violence to get rid of enemies.</w:t>
      </w:r>
    </w:p>
    <w:p w14:paraId="2DF6A17A" w14:textId="77777777" w:rsidR="007A4854" w:rsidRPr="0050107A" w:rsidRDefault="007A4854" w:rsidP="0050107A">
      <w:pPr>
        <w:numPr>
          <w:ilvl w:val="0"/>
          <w:numId w:val="54"/>
          <w:numberingChange w:id="199" w:author="Aristo" w:date="2010-02-23T11:21:00Z" w:original="%1:3:3:."/>
        </w:numPr>
        <w:rPr>
          <w:sz w:val="20"/>
        </w:rPr>
      </w:pPr>
      <w:r w:rsidRPr="0050107A">
        <w:rPr>
          <w:sz w:val="20"/>
        </w:rPr>
        <w:t>It followed a policy of genocide.</w:t>
      </w:r>
    </w:p>
    <w:p w14:paraId="699D8AA0" w14:textId="77777777" w:rsidR="007A4854" w:rsidRPr="0050107A" w:rsidRDefault="007A4854" w:rsidP="0050107A">
      <w:pPr>
        <w:numPr>
          <w:ilvl w:val="0"/>
          <w:numId w:val="54"/>
          <w:numberingChange w:id="200" w:author="Aristo" w:date="2010-02-23T11:21:00Z" w:original="%1:4:3:."/>
        </w:numPr>
        <w:rPr>
          <w:sz w:val="20"/>
        </w:rPr>
      </w:pPr>
      <w:r w:rsidRPr="0050107A">
        <w:rPr>
          <w:sz w:val="20"/>
        </w:rPr>
        <w:t xml:space="preserve">It wanted to conquer China. </w:t>
      </w:r>
    </w:p>
    <w:p w14:paraId="5BDC1D00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651730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1DB687D8" w14:textId="77777777" w:rsidR="007A4854" w:rsidRPr="0050107A" w:rsidRDefault="007A4854" w:rsidP="0050107A">
      <w:pPr>
        <w:rPr>
          <w:sz w:val="20"/>
        </w:rPr>
      </w:pPr>
    </w:p>
    <w:p w14:paraId="7E863B10" w14:textId="77777777" w:rsidR="001A6613" w:rsidRDefault="001A6613" w:rsidP="001A6613">
      <w:pPr>
        <w:rPr>
          <w:rFonts w:hint="eastAsia"/>
          <w:sz w:val="20"/>
        </w:rPr>
      </w:pPr>
      <w:r>
        <w:rPr>
          <w:rFonts w:hint="eastAsia"/>
          <w:sz w:val="20"/>
        </w:rPr>
        <w:t>|!|EM31043|!|</w:t>
      </w:r>
    </w:p>
    <w:p w14:paraId="7E94CD98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 xml:space="preserve">Which of the following countries adopted democratic rule </w:t>
      </w:r>
      <w:r w:rsidR="008B4FAD" w:rsidRPr="0050107A">
        <w:rPr>
          <w:sz w:val="20"/>
        </w:rPr>
        <w:t xml:space="preserve">on the eve of </w:t>
      </w:r>
      <w:r w:rsidRPr="0050107A">
        <w:rPr>
          <w:sz w:val="20"/>
        </w:rPr>
        <w:t>the Second World War?</w:t>
      </w:r>
    </w:p>
    <w:p w14:paraId="2DA038EE" w14:textId="77777777" w:rsidR="007A4854" w:rsidRPr="0050107A" w:rsidRDefault="007A4854" w:rsidP="0050107A">
      <w:pPr>
        <w:numPr>
          <w:ilvl w:val="0"/>
          <w:numId w:val="79"/>
          <w:numberingChange w:id="201" w:author="Aristo" w:date="2010-02-23T11:21:00Z" w:original="%1:1:2:."/>
        </w:numPr>
        <w:rPr>
          <w:sz w:val="20"/>
        </w:rPr>
      </w:pPr>
      <w:r w:rsidRPr="0050107A">
        <w:rPr>
          <w:sz w:val="20"/>
        </w:rPr>
        <w:t>Japan</w:t>
      </w:r>
    </w:p>
    <w:p w14:paraId="76B4CDE9" w14:textId="77777777" w:rsidR="007A4854" w:rsidRPr="0050107A" w:rsidRDefault="00166523" w:rsidP="0050107A">
      <w:pPr>
        <w:numPr>
          <w:ilvl w:val="0"/>
          <w:numId w:val="79"/>
          <w:numberingChange w:id="202" w:author="Aristo" w:date="2010-02-23T11:21:00Z" w:original="%1:2:2:."/>
        </w:numPr>
        <w:rPr>
          <w:sz w:val="20"/>
        </w:rPr>
      </w:pPr>
      <w:r w:rsidRPr="0050107A">
        <w:rPr>
          <w:sz w:val="20"/>
        </w:rPr>
        <w:t>t</w:t>
      </w:r>
      <w:r w:rsidR="008B4FAD" w:rsidRPr="0050107A">
        <w:rPr>
          <w:sz w:val="20"/>
        </w:rPr>
        <w:t xml:space="preserve">he </w:t>
      </w:r>
      <w:r w:rsidR="007A4854" w:rsidRPr="0050107A">
        <w:rPr>
          <w:sz w:val="20"/>
        </w:rPr>
        <w:t>United States</w:t>
      </w:r>
    </w:p>
    <w:p w14:paraId="114C607A" w14:textId="77777777" w:rsidR="007A4854" w:rsidRPr="0050107A" w:rsidRDefault="007A4854" w:rsidP="0050107A">
      <w:pPr>
        <w:numPr>
          <w:ilvl w:val="0"/>
          <w:numId w:val="79"/>
          <w:numberingChange w:id="203" w:author="Aristo" w:date="2010-02-23T11:21:00Z" w:original="%1:3:2:."/>
        </w:numPr>
        <w:rPr>
          <w:sz w:val="20"/>
        </w:rPr>
      </w:pPr>
      <w:r w:rsidRPr="0050107A">
        <w:rPr>
          <w:sz w:val="20"/>
        </w:rPr>
        <w:t>Britain</w:t>
      </w:r>
    </w:p>
    <w:p w14:paraId="3A1DF353" w14:textId="77777777" w:rsidR="007A4854" w:rsidRPr="0050107A" w:rsidRDefault="007A4854" w:rsidP="0050107A">
      <w:pPr>
        <w:numPr>
          <w:ilvl w:val="0"/>
          <w:numId w:val="79"/>
          <w:numberingChange w:id="204" w:author="Aristo" w:date="2010-02-23T11:21:00Z" w:original="%1:4:2:."/>
        </w:numPr>
        <w:rPr>
          <w:sz w:val="20"/>
        </w:rPr>
      </w:pPr>
      <w:r w:rsidRPr="0050107A">
        <w:rPr>
          <w:sz w:val="20"/>
        </w:rPr>
        <w:t>France</w:t>
      </w:r>
    </w:p>
    <w:p w14:paraId="2A0C8A2D" w14:textId="77777777" w:rsidR="007A4854" w:rsidRPr="0050107A" w:rsidRDefault="007A4854" w:rsidP="0050107A">
      <w:pPr>
        <w:numPr>
          <w:ilvl w:val="0"/>
          <w:numId w:val="55"/>
          <w:numberingChange w:id="205" w:author="Aristo" w:date="2010-02-23T11:21:00Z" w:original="%1:1:3:."/>
        </w:numPr>
        <w:rPr>
          <w:sz w:val="20"/>
        </w:rPr>
      </w:pPr>
      <w:r w:rsidRPr="0050107A">
        <w:rPr>
          <w:sz w:val="20"/>
        </w:rPr>
        <w:t>i, ii and iii</w:t>
      </w:r>
    </w:p>
    <w:p w14:paraId="3E1D9DB7" w14:textId="77777777" w:rsidR="007A4854" w:rsidRPr="0050107A" w:rsidRDefault="007A4854" w:rsidP="0050107A">
      <w:pPr>
        <w:numPr>
          <w:ilvl w:val="0"/>
          <w:numId w:val="55"/>
          <w:numberingChange w:id="206" w:author="Aristo" w:date="2010-02-23T11:21:00Z" w:original="%1:2:3:."/>
        </w:numPr>
        <w:rPr>
          <w:sz w:val="20"/>
        </w:rPr>
      </w:pPr>
      <w:r w:rsidRPr="0050107A">
        <w:rPr>
          <w:sz w:val="20"/>
        </w:rPr>
        <w:t>ii, iii and iv</w:t>
      </w:r>
    </w:p>
    <w:p w14:paraId="11384642" w14:textId="77777777" w:rsidR="007A4854" w:rsidRPr="0050107A" w:rsidRDefault="007A4854" w:rsidP="0050107A">
      <w:pPr>
        <w:numPr>
          <w:ilvl w:val="0"/>
          <w:numId w:val="55"/>
          <w:numberingChange w:id="207" w:author="Aristo" w:date="2010-02-23T11:21:00Z" w:original="%1:3:3:."/>
        </w:numPr>
        <w:rPr>
          <w:sz w:val="20"/>
        </w:rPr>
      </w:pPr>
      <w:r w:rsidRPr="0050107A">
        <w:rPr>
          <w:sz w:val="20"/>
        </w:rPr>
        <w:t>ii and iv</w:t>
      </w:r>
    </w:p>
    <w:p w14:paraId="36EBFE1C" w14:textId="77777777" w:rsidR="007A4854" w:rsidRPr="0050107A" w:rsidRDefault="007A4854" w:rsidP="0050107A">
      <w:pPr>
        <w:numPr>
          <w:ilvl w:val="0"/>
          <w:numId w:val="55"/>
          <w:numberingChange w:id="208" w:author="Aristo" w:date="2010-02-23T11:21:00Z" w:original="%1:4:3:."/>
        </w:numPr>
        <w:rPr>
          <w:sz w:val="20"/>
        </w:rPr>
      </w:pPr>
      <w:r w:rsidRPr="0050107A">
        <w:rPr>
          <w:sz w:val="20"/>
        </w:rPr>
        <w:t>All of the above</w:t>
      </w:r>
    </w:p>
    <w:p w14:paraId="1680517D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53C2EFAB" w14:textId="77777777" w:rsidR="007A4854" w:rsidRDefault="007A4854" w:rsidP="0050107A">
      <w:pPr>
        <w:rPr>
          <w:rFonts w:hint="eastAsia"/>
          <w:sz w:val="20"/>
        </w:rPr>
      </w:pPr>
      <w:r w:rsidRPr="0050107A">
        <w:rPr>
          <w:sz w:val="20"/>
        </w:rPr>
        <w:t>##B##</w:t>
      </w:r>
    </w:p>
    <w:p w14:paraId="787142FE" w14:textId="77777777" w:rsidR="00B57076" w:rsidRPr="0050107A" w:rsidRDefault="00B57076" w:rsidP="0050107A">
      <w:pPr>
        <w:rPr>
          <w:rFonts w:hint="eastAsia"/>
          <w:sz w:val="20"/>
        </w:rPr>
      </w:pPr>
    </w:p>
    <w:p w14:paraId="2C23FC3E" w14:textId="77777777" w:rsidR="001A6613" w:rsidRDefault="001A6613" w:rsidP="001A6613">
      <w:pPr>
        <w:rPr>
          <w:rFonts w:hint="eastAsia"/>
          <w:sz w:val="20"/>
        </w:rPr>
      </w:pPr>
      <w:r>
        <w:rPr>
          <w:rFonts w:hint="eastAsia"/>
          <w:sz w:val="20"/>
        </w:rPr>
        <w:t>|!|EM31044|!|</w:t>
      </w:r>
    </w:p>
    <w:p w14:paraId="7B9094A3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When did the Great Depression start?</w:t>
      </w:r>
    </w:p>
    <w:p w14:paraId="74A3214E" w14:textId="77777777" w:rsidR="007A4854" w:rsidRPr="0050107A" w:rsidRDefault="007A4854" w:rsidP="0050107A">
      <w:pPr>
        <w:numPr>
          <w:ilvl w:val="0"/>
          <w:numId w:val="56"/>
          <w:numberingChange w:id="209" w:author="Aristo" w:date="2010-02-23T11:21:00Z" w:original="%1:1:3:."/>
        </w:numPr>
        <w:rPr>
          <w:sz w:val="20"/>
        </w:rPr>
      </w:pPr>
      <w:r w:rsidRPr="0050107A">
        <w:rPr>
          <w:sz w:val="20"/>
        </w:rPr>
        <w:t>in 1926</w:t>
      </w:r>
    </w:p>
    <w:p w14:paraId="3141A359" w14:textId="77777777" w:rsidR="007A4854" w:rsidRPr="0050107A" w:rsidRDefault="007A4854" w:rsidP="0050107A">
      <w:pPr>
        <w:numPr>
          <w:ilvl w:val="0"/>
          <w:numId w:val="56"/>
          <w:numberingChange w:id="210" w:author="Aristo" w:date="2010-02-23T11:21:00Z" w:original="%1:2:3:."/>
        </w:numPr>
        <w:rPr>
          <w:sz w:val="20"/>
        </w:rPr>
      </w:pPr>
      <w:r w:rsidRPr="0050107A">
        <w:rPr>
          <w:sz w:val="20"/>
        </w:rPr>
        <w:t>in 1927</w:t>
      </w:r>
    </w:p>
    <w:p w14:paraId="3E246A78" w14:textId="77777777" w:rsidR="007A4854" w:rsidRPr="0050107A" w:rsidRDefault="007A4854" w:rsidP="0050107A">
      <w:pPr>
        <w:numPr>
          <w:ilvl w:val="0"/>
          <w:numId w:val="56"/>
          <w:numberingChange w:id="211" w:author="Aristo" w:date="2010-02-23T11:21:00Z" w:original="%1:3:3:."/>
        </w:numPr>
        <w:rPr>
          <w:sz w:val="20"/>
        </w:rPr>
      </w:pPr>
      <w:r w:rsidRPr="0050107A">
        <w:rPr>
          <w:sz w:val="20"/>
        </w:rPr>
        <w:t>in 1928</w:t>
      </w:r>
    </w:p>
    <w:p w14:paraId="16154EF8" w14:textId="77777777" w:rsidR="007A4854" w:rsidRPr="0050107A" w:rsidRDefault="007A4854" w:rsidP="0050107A">
      <w:pPr>
        <w:numPr>
          <w:ilvl w:val="0"/>
          <w:numId w:val="56"/>
          <w:numberingChange w:id="212" w:author="Aristo" w:date="2010-02-23T11:21:00Z" w:original="%1:4:3:."/>
        </w:numPr>
        <w:rPr>
          <w:sz w:val="20"/>
        </w:rPr>
      </w:pPr>
      <w:r w:rsidRPr="0050107A">
        <w:rPr>
          <w:sz w:val="20"/>
        </w:rPr>
        <w:t>in 1929</w:t>
      </w:r>
    </w:p>
    <w:p w14:paraId="4A833D9C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7DF6862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40B441DB" w14:textId="77777777" w:rsidR="007A4854" w:rsidRPr="0050107A" w:rsidRDefault="007A4854" w:rsidP="0050107A">
      <w:pPr>
        <w:rPr>
          <w:sz w:val="20"/>
        </w:rPr>
      </w:pPr>
    </w:p>
    <w:p w14:paraId="5E4F489F" w14:textId="77777777" w:rsidR="001A6613" w:rsidRDefault="001A6613" w:rsidP="001A6613">
      <w:pPr>
        <w:rPr>
          <w:rFonts w:hint="eastAsia"/>
          <w:sz w:val="20"/>
        </w:rPr>
      </w:pPr>
      <w:r>
        <w:rPr>
          <w:rFonts w:hint="eastAsia"/>
          <w:sz w:val="20"/>
        </w:rPr>
        <w:t>|!|EM31045|!|</w:t>
      </w:r>
    </w:p>
    <w:p w14:paraId="22A1E25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was not a cause of the Second World War?</w:t>
      </w:r>
    </w:p>
    <w:p w14:paraId="3774F0A2" w14:textId="77777777" w:rsidR="007A4854" w:rsidRPr="0050107A" w:rsidRDefault="004A0978" w:rsidP="0050107A">
      <w:pPr>
        <w:numPr>
          <w:ilvl w:val="0"/>
          <w:numId w:val="66"/>
          <w:numberingChange w:id="213" w:author="Aristo" w:date="2010-02-23T11:21:00Z" w:original="%1:1:3:."/>
        </w:numPr>
        <w:rPr>
          <w:sz w:val="20"/>
        </w:rPr>
      </w:pPr>
      <w:r w:rsidRPr="0050107A">
        <w:rPr>
          <w:sz w:val="20"/>
        </w:rPr>
        <w:t xml:space="preserve">the </w:t>
      </w:r>
      <w:r w:rsidR="007A4854" w:rsidRPr="0050107A">
        <w:rPr>
          <w:sz w:val="20"/>
        </w:rPr>
        <w:t>failure of the League of Nations</w:t>
      </w:r>
    </w:p>
    <w:p w14:paraId="1C404634" w14:textId="77777777" w:rsidR="007A4854" w:rsidRPr="0050107A" w:rsidRDefault="004A0978" w:rsidP="0050107A">
      <w:pPr>
        <w:numPr>
          <w:ilvl w:val="0"/>
          <w:numId w:val="66"/>
          <w:numberingChange w:id="214" w:author="Aristo" w:date="2010-02-23T11:21:00Z" w:original="%1:2:3:."/>
        </w:numPr>
        <w:rPr>
          <w:sz w:val="20"/>
        </w:rPr>
      </w:pPr>
      <w:r w:rsidRPr="0050107A">
        <w:rPr>
          <w:sz w:val="20"/>
        </w:rPr>
        <w:t>t</w:t>
      </w:r>
      <w:r w:rsidR="007A4854" w:rsidRPr="0050107A">
        <w:rPr>
          <w:sz w:val="20"/>
        </w:rPr>
        <w:t xml:space="preserve">he </w:t>
      </w:r>
      <w:r w:rsidR="00A255B9" w:rsidRPr="0050107A">
        <w:rPr>
          <w:sz w:val="20"/>
        </w:rPr>
        <w:t>formation of the Alliance System</w:t>
      </w:r>
    </w:p>
    <w:p w14:paraId="68D1FA13" w14:textId="77777777" w:rsidR="007A4854" w:rsidRPr="0050107A" w:rsidRDefault="004A0978" w:rsidP="0050107A">
      <w:pPr>
        <w:numPr>
          <w:ilvl w:val="0"/>
          <w:numId w:val="66"/>
          <w:numberingChange w:id="215" w:author="Aristo" w:date="2010-02-23T11:21:00Z" w:original="%1:3:3:."/>
        </w:numPr>
        <w:rPr>
          <w:sz w:val="20"/>
        </w:rPr>
      </w:pPr>
      <w:r w:rsidRPr="0050107A">
        <w:rPr>
          <w:sz w:val="20"/>
        </w:rPr>
        <w:t xml:space="preserve">the </w:t>
      </w:r>
      <w:r w:rsidR="007A4854" w:rsidRPr="0050107A">
        <w:rPr>
          <w:sz w:val="20"/>
        </w:rPr>
        <w:t xml:space="preserve">failure of appeasement </w:t>
      </w:r>
    </w:p>
    <w:p w14:paraId="5A73AC27" w14:textId="77777777" w:rsidR="007A4854" w:rsidRPr="0050107A" w:rsidRDefault="007A4854" w:rsidP="0050107A">
      <w:pPr>
        <w:numPr>
          <w:ilvl w:val="0"/>
          <w:numId w:val="66"/>
          <w:numberingChange w:id="216" w:author="Aristo" w:date="2010-02-23T11:21:00Z" w:original="%1:4:3:."/>
        </w:numPr>
        <w:rPr>
          <w:sz w:val="20"/>
        </w:rPr>
      </w:pPr>
      <w:r w:rsidRPr="0050107A">
        <w:rPr>
          <w:sz w:val="20"/>
        </w:rPr>
        <w:lastRenderedPageBreak/>
        <w:t>Hitler’s expansionist policy</w:t>
      </w:r>
    </w:p>
    <w:p w14:paraId="22A03AAC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77F79E8A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</w:t>
      </w:r>
      <w:r w:rsidR="00A255B9" w:rsidRPr="0050107A">
        <w:rPr>
          <w:sz w:val="20"/>
        </w:rPr>
        <w:t>B</w:t>
      </w:r>
      <w:r w:rsidRPr="0050107A">
        <w:rPr>
          <w:sz w:val="20"/>
        </w:rPr>
        <w:t xml:space="preserve">## </w:t>
      </w:r>
    </w:p>
    <w:p w14:paraId="718A0DF7" w14:textId="77777777" w:rsidR="007A4854" w:rsidRPr="0050107A" w:rsidRDefault="007A4854" w:rsidP="0050107A">
      <w:pPr>
        <w:rPr>
          <w:sz w:val="20"/>
        </w:rPr>
      </w:pPr>
    </w:p>
    <w:p w14:paraId="5846A3E8" w14:textId="77777777" w:rsidR="001A6613" w:rsidRDefault="001A6613" w:rsidP="001A6613">
      <w:pPr>
        <w:rPr>
          <w:rFonts w:hint="eastAsia"/>
          <w:sz w:val="20"/>
        </w:rPr>
      </w:pPr>
      <w:r>
        <w:rPr>
          <w:rFonts w:hint="eastAsia"/>
          <w:sz w:val="20"/>
        </w:rPr>
        <w:t>|!|EM31046|!|</w:t>
      </w:r>
    </w:p>
    <w:p w14:paraId="290AD9C4" w14:textId="77777777" w:rsidR="007A4854" w:rsidRPr="0050107A" w:rsidRDefault="007A4854" w:rsidP="0050107A">
      <w:pPr>
        <w:pStyle w:val="BodyText"/>
        <w:jc w:val="left"/>
        <w:rPr>
          <w:sz w:val="20"/>
        </w:rPr>
      </w:pPr>
      <w:r w:rsidRPr="0050107A">
        <w:rPr>
          <w:sz w:val="20"/>
        </w:rPr>
        <w:t>Germany invaded ________________ in 1939.</w:t>
      </w:r>
    </w:p>
    <w:p w14:paraId="20510FEB" w14:textId="77777777" w:rsidR="007A4854" w:rsidRPr="0050107A" w:rsidRDefault="007A4854" w:rsidP="0050107A">
      <w:pPr>
        <w:numPr>
          <w:ilvl w:val="0"/>
          <w:numId w:val="69"/>
          <w:numberingChange w:id="217" w:author="Aristo" w:date="2010-02-23T11:21:00Z" w:original="%1:1:3:."/>
        </w:numPr>
        <w:rPr>
          <w:sz w:val="20"/>
        </w:rPr>
      </w:pPr>
      <w:r w:rsidRPr="0050107A">
        <w:rPr>
          <w:sz w:val="20"/>
        </w:rPr>
        <w:t>Poland</w:t>
      </w:r>
    </w:p>
    <w:p w14:paraId="60DC6A6F" w14:textId="77777777" w:rsidR="007A4854" w:rsidRPr="0050107A" w:rsidRDefault="007A4854" w:rsidP="0050107A">
      <w:pPr>
        <w:numPr>
          <w:ilvl w:val="0"/>
          <w:numId w:val="69"/>
          <w:numberingChange w:id="218" w:author="Aristo" w:date="2010-02-23T11:21:00Z" w:original="%1:2:3:."/>
        </w:numPr>
        <w:rPr>
          <w:sz w:val="20"/>
        </w:rPr>
      </w:pPr>
      <w:r w:rsidRPr="0050107A">
        <w:rPr>
          <w:sz w:val="20"/>
        </w:rPr>
        <w:t>China</w:t>
      </w:r>
    </w:p>
    <w:p w14:paraId="02EC09C8" w14:textId="77777777" w:rsidR="007A4854" w:rsidRPr="0050107A" w:rsidRDefault="007A4854" w:rsidP="0050107A">
      <w:pPr>
        <w:numPr>
          <w:ilvl w:val="0"/>
          <w:numId w:val="69"/>
          <w:numberingChange w:id="219" w:author="Aristo" w:date="2010-02-23T11:21:00Z" w:original="%1:3:3:."/>
        </w:numPr>
        <w:rPr>
          <w:sz w:val="20"/>
        </w:rPr>
      </w:pPr>
      <w:r w:rsidRPr="0050107A">
        <w:rPr>
          <w:sz w:val="20"/>
        </w:rPr>
        <w:t>Abyssinia</w:t>
      </w:r>
    </w:p>
    <w:p w14:paraId="343FEEE3" w14:textId="77777777" w:rsidR="007A4854" w:rsidRPr="0050107A" w:rsidRDefault="007A4854" w:rsidP="0050107A">
      <w:pPr>
        <w:numPr>
          <w:ilvl w:val="0"/>
          <w:numId w:val="69"/>
          <w:numberingChange w:id="220" w:author="Aristo" w:date="2010-02-23T11:21:00Z" w:original="%1:4:3:."/>
        </w:numPr>
        <w:rPr>
          <w:sz w:val="20"/>
        </w:rPr>
      </w:pPr>
      <w:r w:rsidRPr="0050107A">
        <w:rPr>
          <w:sz w:val="20"/>
        </w:rPr>
        <w:t>Bulgaria</w:t>
      </w:r>
    </w:p>
    <w:p w14:paraId="13BC3AE9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372CA8DA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##A##</w:t>
      </w:r>
    </w:p>
    <w:p w14:paraId="4756937A" w14:textId="77777777" w:rsidR="007A4854" w:rsidRPr="0050107A" w:rsidRDefault="007A4854" w:rsidP="0050107A">
      <w:pPr>
        <w:rPr>
          <w:sz w:val="20"/>
        </w:rPr>
      </w:pPr>
    </w:p>
    <w:p w14:paraId="5F6498D1" w14:textId="77777777" w:rsidR="001A6613" w:rsidRDefault="001A6613" w:rsidP="001A6613">
      <w:pPr>
        <w:rPr>
          <w:rFonts w:hint="eastAsia"/>
          <w:sz w:val="20"/>
        </w:rPr>
      </w:pPr>
      <w:r>
        <w:rPr>
          <w:rFonts w:hint="eastAsia"/>
          <w:sz w:val="20"/>
        </w:rPr>
        <w:t>|!|EM31047|!|</w:t>
      </w:r>
    </w:p>
    <w:p w14:paraId="3147808A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On September 18, 1931, Japan invaded ________________.</w:t>
      </w:r>
    </w:p>
    <w:p w14:paraId="1F1AF637" w14:textId="77777777" w:rsidR="007A4854" w:rsidRPr="0050107A" w:rsidRDefault="007A4854" w:rsidP="0050107A">
      <w:pPr>
        <w:numPr>
          <w:ilvl w:val="0"/>
          <w:numId w:val="70"/>
          <w:numberingChange w:id="221" w:author="Aristo" w:date="2010-02-23T11:21:00Z" w:original="%1:1:3:."/>
        </w:numPr>
        <w:rPr>
          <w:sz w:val="20"/>
        </w:rPr>
      </w:pPr>
      <w:r w:rsidRPr="0050107A">
        <w:rPr>
          <w:sz w:val="20"/>
        </w:rPr>
        <w:t>Beijing</w:t>
      </w:r>
    </w:p>
    <w:p w14:paraId="68646BC7" w14:textId="77777777" w:rsidR="007A4854" w:rsidRPr="0050107A" w:rsidRDefault="007A4854" w:rsidP="0050107A">
      <w:pPr>
        <w:numPr>
          <w:ilvl w:val="0"/>
          <w:numId w:val="70"/>
          <w:numberingChange w:id="222" w:author="Aristo" w:date="2010-02-23T11:21:00Z" w:original="%1:2:3:."/>
        </w:numPr>
        <w:rPr>
          <w:sz w:val="20"/>
        </w:rPr>
      </w:pPr>
      <w:r w:rsidRPr="0050107A">
        <w:rPr>
          <w:sz w:val="20"/>
        </w:rPr>
        <w:t>Shanghai</w:t>
      </w:r>
    </w:p>
    <w:p w14:paraId="6F879C4A" w14:textId="77777777" w:rsidR="007A4854" w:rsidRPr="0050107A" w:rsidRDefault="007A4854" w:rsidP="0050107A">
      <w:pPr>
        <w:numPr>
          <w:ilvl w:val="0"/>
          <w:numId w:val="70"/>
          <w:numberingChange w:id="223" w:author="Aristo" w:date="2010-02-23T11:21:00Z" w:original="%1:3:3:."/>
        </w:numPr>
        <w:rPr>
          <w:sz w:val="20"/>
        </w:rPr>
      </w:pPr>
      <w:r w:rsidRPr="0050107A">
        <w:rPr>
          <w:sz w:val="20"/>
        </w:rPr>
        <w:t>Shenyang</w:t>
      </w:r>
    </w:p>
    <w:p w14:paraId="4083AB68" w14:textId="77777777" w:rsidR="007A4854" w:rsidRPr="0050107A" w:rsidRDefault="007A4854" w:rsidP="0050107A">
      <w:pPr>
        <w:numPr>
          <w:ilvl w:val="0"/>
          <w:numId w:val="70"/>
          <w:numberingChange w:id="224" w:author="Aristo" w:date="2010-02-23T11:21:00Z" w:original="%1:4:3:."/>
        </w:numPr>
        <w:rPr>
          <w:sz w:val="20"/>
        </w:rPr>
      </w:pPr>
      <w:r w:rsidRPr="0050107A">
        <w:rPr>
          <w:sz w:val="20"/>
        </w:rPr>
        <w:t>Mongolia</w:t>
      </w:r>
    </w:p>
    <w:p w14:paraId="16539D9C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0D22192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385EA4D9" w14:textId="77777777" w:rsidR="007A4854" w:rsidRPr="0050107A" w:rsidRDefault="007A4854" w:rsidP="0050107A">
      <w:pPr>
        <w:rPr>
          <w:sz w:val="20"/>
        </w:rPr>
      </w:pPr>
    </w:p>
    <w:p w14:paraId="21E6E543" w14:textId="77777777" w:rsidR="001A6613" w:rsidRDefault="001A6613" w:rsidP="001A6613">
      <w:pPr>
        <w:rPr>
          <w:rFonts w:hint="eastAsia"/>
          <w:sz w:val="20"/>
        </w:rPr>
      </w:pPr>
      <w:r>
        <w:rPr>
          <w:rFonts w:hint="eastAsia"/>
          <w:sz w:val="20"/>
        </w:rPr>
        <w:t>|!|EM31048|!|</w:t>
      </w:r>
    </w:p>
    <w:p w14:paraId="31F5F94F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Italy attacked ______________ in 1935.</w:t>
      </w:r>
    </w:p>
    <w:p w14:paraId="446A077E" w14:textId="77777777" w:rsidR="007A4854" w:rsidRPr="0050107A" w:rsidRDefault="007A4854" w:rsidP="004276F6">
      <w:pPr>
        <w:numPr>
          <w:ilvl w:val="0"/>
          <w:numId w:val="135"/>
          <w:numberingChange w:id="225" w:author="Aristo" w:date="2010-02-23T11:21:00Z" w:original="%1:1:3:."/>
        </w:numPr>
        <w:rPr>
          <w:sz w:val="20"/>
        </w:rPr>
      </w:pPr>
      <w:r w:rsidRPr="0050107A">
        <w:rPr>
          <w:sz w:val="20"/>
        </w:rPr>
        <w:t>Uganda</w:t>
      </w:r>
    </w:p>
    <w:p w14:paraId="32AE44AA" w14:textId="77777777" w:rsidR="007A4854" w:rsidRPr="0050107A" w:rsidRDefault="007A4854" w:rsidP="004276F6">
      <w:pPr>
        <w:numPr>
          <w:ilvl w:val="0"/>
          <w:numId w:val="135"/>
          <w:numberingChange w:id="226" w:author="Aristo" w:date="2010-02-23T11:21:00Z" w:original="%1:2:3:."/>
        </w:numPr>
        <w:rPr>
          <w:sz w:val="20"/>
        </w:rPr>
      </w:pPr>
      <w:r w:rsidRPr="0050107A">
        <w:rPr>
          <w:sz w:val="20"/>
        </w:rPr>
        <w:t>Agadir</w:t>
      </w:r>
    </w:p>
    <w:p w14:paraId="628D0A11" w14:textId="77777777" w:rsidR="007A4854" w:rsidRPr="0050107A" w:rsidRDefault="007A4854" w:rsidP="004276F6">
      <w:pPr>
        <w:numPr>
          <w:ilvl w:val="0"/>
          <w:numId w:val="135"/>
          <w:numberingChange w:id="227" w:author="Aristo" w:date="2010-02-23T11:21:00Z" w:original="%1:3:3:."/>
        </w:numPr>
        <w:rPr>
          <w:sz w:val="20"/>
        </w:rPr>
      </w:pPr>
      <w:r w:rsidRPr="0050107A">
        <w:rPr>
          <w:sz w:val="20"/>
        </w:rPr>
        <w:t>Tunisia</w:t>
      </w:r>
    </w:p>
    <w:p w14:paraId="57C825FC" w14:textId="77777777" w:rsidR="007A4854" w:rsidRPr="0050107A" w:rsidRDefault="007A4854" w:rsidP="004276F6">
      <w:pPr>
        <w:numPr>
          <w:ilvl w:val="0"/>
          <w:numId w:val="135"/>
          <w:numberingChange w:id="228" w:author="Aristo" w:date="2010-02-23T11:21:00Z" w:original="%1:4:3:."/>
        </w:numPr>
        <w:rPr>
          <w:sz w:val="20"/>
        </w:rPr>
      </w:pPr>
      <w:r w:rsidRPr="0050107A">
        <w:rPr>
          <w:sz w:val="20"/>
        </w:rPr>
        <w:t>Abyssinia</w:t>
      </w:r>
    </w:p>
    <w:p w14:paraId="34661F65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4CCF404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45E1D4C9" w14:textId="77777777" w:rsidR="007A4854" w:rsidRPr="0050107A" w:rsidRDefault="007A4854" w:rsidP="0050107A">
      <w:pPr>
        <w:rPr>
          <w:sz w:val="20"/>
        </w:rPr>
      </w:pPr>
    </w:p>
    <w:p w14:paraId="03ACF991" w14:textId="77777777" w:rsidR="001A6613" w:rsidRDefault="001A6613" w:rsidP="001A6613">
      <w:pPr>
        <w:rPr>
          <w:rFonts w:hint="eastAsia"/>
          <w:sz w:val="20"/>
        </w:rPr>
      </w:pPr>
      <w:r>
        <w:rPr>
          <w:rFonts w:hint="eastAsia"/>
          <w:sz w:val="20"/>
        </w:rPr>
        <w:t>|!|EM31049|!|</w:t>
      </w:r>
    </w:p>
    <w:p w14:paraId="1DEEDB49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countries were members of the Allied Powers?</w:t>
      </w:r>
    </w:p>
    <w:p w14:paraId="6F5F4E6B" w14:textId="77777777" w:rsidR="007A4854" w:rsidRPr="0050107A" w:rsidRDefault="007A4854" w:rsidP="0050107A">
      <w:pPr>
        <w:numPr>
          <w:ilvl w:val="0"/>
          <w:numId w:val="85"/>
          <w:numberingChange w:id="229" w:author="Aristo" w:date="2010-02-23T11:21:00Z" w:original="%1:1:2:."/>
        </w:numPr>
        <w:rPr>
          <w:sz w:val="20"/>
        </w:rPr>
      </w:pPr>
      <w:r w:rsidRPr="0050107A">
        <w:rPr>
          <w:sz w:val="20"/>
        </w:rPr>
        <w:t>Britain</w:t>
      </w:r>
    </w:p>
    <w:p w14:paraId="365042FA" w14:textId="77777777" w:rsidR="007A4854" w:rsidRPr="0050107A" w:rsidRDefault="00166523" w:rsidP="0050107A">
      <w:pPr>
        <w:numPr>
          <w:ilvl w:val="0"/>
          <w:numId w:val="85"/>
          <w:numberingChange w:id="230" w:author="Aristo" w:date="2010-02-23T11:21:00Z" w:original="%1:2:2:."/>
        </w:numPr>
        <w:rPr>
          <w:sz w:val="20"/>
        </w:rPr>
      </w:pPr>
      <w:r w:rsidRPr="0050107A">
        <w:rPr>
          <w:sz w:val="20"/>
        </w:rPr>
        <w:t xml:space="preserve">the </w:t>
      </w:r>
      <w:r w:rsidR="007A4854" w:rsidRPr="0050107A">
        <w:rPr>
          <w:sz w:val="20"/>
        </w:rPr>
        <w:t>United States</w:t>
      </w:r>
    </w:p>
    <w:p w14:paraId="40263E12" w14:textId="77777777" w:rsidR="007A4854" w:rsidRPr="0050107A" w:rsidRDefault="007A4854" w:rsidP="0050107A">
      <w:pPr>
        <w:numPr>
          <w:ilvl w:val="0"/>
          <w:numId w:val="85"/>
          <w:numberingChange w:id="231" w:author="Aristo" w:date="2010-02-23T11:21:00Z" w:original="%1:3:2:."/>
        </w:numPr>
        <w:rPr>
          <w:sz w:val="20"/>
        </w:rPr>
      </w:pPr>
      <w:r w:rsidRPr="0050107A">
        <w:rPr>
          <w:sz w:val="20"/>
        </w:rPr>
        <w:t>France</w:t>
      </w:r>
    </w:p>
    <w:p w14:paraId="16281CCC" w14:textId="77777777" w:rsidR="007A4854" w:rsidRPr="0050107A" w:rsidRDefault="00166523" w:rsidP="0050107A">
      <w:pPr>
        <w:numPr>
          <w:ilvl w:val="0"/>
          <w:numId w:val="85"/>
          <w:numberingChange w:id="232" w:author="Aristo" w:date="2010-02-23T11:21:00Z" w:original="%1:4:2:."/>
        </w:numPr>
        <w:rPr>
          <w:sz w:val="20"/>
        </w:rPr>
      </w:pPr>
      <w:r w:rsidRPr="0050107A">
        <w:rPr>
          <w:sz w:val="20"/>
        </w:rPr>
        <w:t xml:space="preserve">the </w:t>
      </w:r>
      <w:r w:rsidR="007A4854" w:rsidRPr="0050107A">
        <w:rPr>
          <w:sz w:val="20"/>
        </w:rPr>
        <w:t>Soviet Union</w:t>
      </w:r>
    </w:p>
    <w:p w14:paraId="1BE572F0" w14:textId="77777777" w:rsidR="007A4854" w:rsidRPr="0050107A" w:rsidRDefault="007A4854" w:rsidP="0050107A">
      <w:pPr>
        <w:numPr>
          <w:ilvl w:val="0"/>
          <w:numId w:val="85"/>
          <w:numberingChange w:id="233" w:author="Aristo" w:date="2010-02-23T11:21:00Z" w:original="%1:5:2:."/>
        </w:numPr>
        <w:rPr>
          <w:sz w:val="20"/>
        </w:rPr>
      </w:pPr>
      <w:r w:rsidRPr="0050107A">
        <w:rPr>
          <w:sz w:val="20"/>
        </w:rPr>
        <w:t>Germany</w:t>
      </w:r>
    </w:p>
    <w:p w14:paraId="4C7716D6" w14:textId="77777777" w:rsidR="007A4854" w:rsidRPr="0050107A" w:rsidRDefault="007A4854" w:rsidP="0050107A">
      <w:pPr>
        <w:numPr>
          <w:ilvl w:val="0"/>
          <w:numId w:val="71"/>
          <w:numberingChange w:id="234" w:author="Aristo" w:date="2010-02-23T11:21:00Z" w:original="%1:1:3:."/>
        </w:numPr>
        <w:rPr>
          <w:sz w:val="20"/>
        </w:rPr>
      </w:pPr>
      <w:r w:rsidRPr="0050107A">
        <w:rPr>
          <w:sz w:val="20"/>
        </w:rPr>
        <w:t>i, ii and iii</w:t>
      </w:r>
    </w:p>
    <w:p w14:paraId="0FB3EBAF" w14:textId="77777777" w:rsidR="007A4854" w:rsidRPr="0050107A" w:rsidRDefault="007A4854" w:rsidP="0050107A">
      <w:pPr>
        <w:numPr>
          <w:ilvl w:val="0"/>
          <w:numId w:val="71"/>
          <w:numberingChange w:id="235" w:author="Aristo" w:date="2010-02-23T11:21:00Z" w:original="%1:2:3:."/>
        </w:numPr>
        <w:rPr>
          <w:sz w:val="20"/>
        </w:rPr>
      </w:pPr>
      <w:r w:rsidRPr="0050107A">
        <w:rPr>
          <w:sz w:val="20"/>
        </w:rPr>
        <w:t>ii, iii and v</w:t>
      </w:r>
    </w:p>
    <w:p w14:paraId="0465472F" w14:textId="77777777" w:rsidR="007A4854" w:rsidRPr="0050107A" w:rsidRDefault="007A4854" w:rsidP="0050107A">
      <w:pPr>
        <w:numPr>
          <w:ilvl w:val="0"/>
          <w:numId w:val="71"/>
          <w:numberingChange w:id="236" w:author="Aristo" w:date="2010-02-23T11:21:00Z" w:original="%1:3:3:."/>
        </w:numPr>
        <w:rPr>
          <w:sz w:val="20"/>
        </w:rPr>
      </w:pPr>
      <w:r w:rsidRPr="0050107A">
        <w:rPr>
          <w:sz w:val="20"/>
        </w:rPr>
        <w:lastRenderedPageBreak/>
        <w:t>i, ii, iii and iv</w:t>
      </w:r>
    </w:p>
    <w:p w14:paraId="3C6888CD" w14:textId="77777777" w:rsidR="007A4854" w:rsidRPr="0050107A" w:rsidRDefault="007A4854" w:rsidP="0050107A">
      <w:pPr>
        <w:numPr>
          <w:ilvl w:val="0"/>
          <w:numId w:val="71"/>
          <w:numberingChange w:id="237" w:author="Aristo" w:date="2010-02-23T11:21:00Z" w:original="%1:4:3:."/>
        </w:numPr>
        <w:rPr>
          <w:sz w:val="20"/>
        </w:rPr>
      </w:pPr>
      <w:r w:rsidRPr="0050107A">
        <w:rPr>
          <w:sz w:val="20"/>
        </w:rPr>
        <w:t>All of the above</w:t>
      </w:r>
    </w:p>
    <w:p w14:paraId="1154F931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03E882AE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09E9F154" w14:textId="77777777" w:rsidR="007A4854" w:rsidRPr="0050107A" w:rsidRDefault="007A4854" w:rsidP="0050107A">
      <w:pPr>
        <w:rPr>
          <w:sz w:val="20"/>
        </w:rPr>
      </w:pPr>
    </w:p>
    <w:p w14:paraId="6EDBEC1E" w14:textId="77777777" w:rsidR="001A6613" w:rsidRDefault="001A6613" w:rsidP="001A6613">
      <w:pPr>
        <w:rPr>
          <w:rFonts w:hint="eastAsia"/>
          <w:sz w:val="20"/>
        </w:rPr>
      </w:pPr>
      <w:r>
        <w:rPr>
          <w:rFonts w:hint="eastAsia"/>
          <w:sz w:val="20"/>
        </w:rPr>
        <w:t>|!|EM31050|!|</w:t>
      </w:r>
    </w:p>
    <w:p w14:paraId="05FE3B7B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countries were not members of the Axis Powers?</w:t>
      </w:r>
    </w:p>
    <w:p w14:paraId="053C8579" w14:textId="77777777" w:rsidR="007A4854" w:rsidRPr="0050107A" w:rsidRDefault="007A4854" w:rsidP="0050107A">
      <w:pPr>
        <w:numPr>
          <w:ilvl w:val="0"/>
          <w:numId w:val="84"/>
          <w:numberingChange w:id="238" w:author="Aristo" w:date="2010-02-23T11:21:00Z" w:original="%1:1:2:."/>
        </w:numPr>
        <w:rPr>
          <w:sz w:val="20"/>
        </w:rPr>
      </w:pPr>
      <w:r w:rsidRPr="0050107A">
        <w:rPr>
          <w:sz w:val="20"/>
        </w:rPr>
        <w:t>Japan</w:t>
      </w:r>
    </w:p>
    <w:p w14:paraId="7DD937BD" w14:textId="77777777" w:rsidR="007A4854" w:rsidRPr="0050107A" w:rsidRDefault="007A4854" w:rsidP="0050107A">
      <w:pPr>
        <w:numPr>
          <w:ilvl w:val="0"/>
          <w:numId w:val="84"/>
          <w:numberingChange w:id="239" w:author="Aristo" w:date="2010-02-23T11:21:00Z" w:original="%1:2:2:."/>
        </w:numPr>
        <w:rPr>
          <w:sz w:val="20"/>
        </w:rPr>
      </w:pPr>
      <w:r w:rsidRPr="0050107A">
        <w:rPr>
          <w:sz w:val="20"/>
        </w:rPr>
        <w:t>China</w:t>
      </w:r>
    </w:p>
    <w:p w14:paraId="113C4420" w14:textId="77777777" w:rsidR="007A4854" w:rsidRPr="0050107A" w:rsidRDefault="007A4854" w:rsidP="0050107A">
      <w:pPr>
        <w:numPr>
          <w:ilvl w:val="0"/>
          <w:numId w:val="84"/>
          <w:numberingChange w:id="240" w:author="Aristo" w:date="2010-02-23T11:21:00Z" w:original="%1:3:2:."/>
        </w:numPr>
        <w:rPr>
          <w:sz w:val="20"/>
        </w:rPr>
      </w:pPr>
      <w:r w:rsidRPr="0050107A">
        <w:rPr>
          <w:sz w:val="20"/>
        </w:rPr>
        <w:t>Italy</w:t>
      </w:r>
    </w:p>
    <w:p w14:paraId="500E39D8" w14:textId="77777777" w:rsidR="007A4854" w:rsidRPr="0050107A" w:rsidRDefault="007A4854" w:rsidP="0050107A">
      <w:pPr>
        <w:numPr>
          <w:ilvl w:val="0"/>
          <w:numId w:val="84"/>
          <w:numberingChange w:id="241" w:author="Aristo" w:date="2010-02-23T11:21:00Z" w:original="%1:4:2:."/>
        </w:numPr>
        <w:rPr>
          <w:sz w:val="20"/>
        </w:rPr>
      </w:pPr>
      <w:r w:rsidRPr="0050107A">
        <w:rPr>
          <w:sz w:val="20"/>
        </w:rPr>
        <w:t>Germany</w:t>
      </w:r>
    </w:p>
    <w:p w14:paraId="4CCDF27A" w14:textId="77777777" w:rsidR="007A4854" w:rsidRPr="0050107A" w:rsidRDefault="00166523" w:rsidP="0050107A">
      <w:pPr>
        <w:numPr>
          <w:ilvl w:val="0"/>
          <w:numId w:val="84"/>
          <w:numberingChange w:id="242" w:author="Aristo" w:date="2010-02-23T11:21:00Z" w:original="%1:5:2:."/>
        </w:numPr>
        <w:rPr>
          <w:sz w:val="20"/>
        </w:rPr>
      </w:pPr>
      <w:r w:rsidRPr="0050107A">
        <w:rPr>
          <w:sz w:val="20"/>
        </w:rPr>
        <w:t xml:space="preserve">the </w:t>
      </w:r>
      <w:r w:rsidR="007A4854" w:rsidRPr="0050107A">
        <w:rPr>
          <w:sz w:val="20"/>
        </w:rPr>
        <w:t>Soviet Union</w:t>
      </w:r>
    </w:p>
    <w:p w14:paraId="13DC1873" w14:textId="77777777" w:rsidR="007A4854" w:rsidRPr="0050107A" w:rsidRDefault="007A4854" w:rsidP="0050107A">
      <w:pPr>
        <w:numPr>
          <w:ilvl w:val="0"/>
          <w:numId w:val="72"/>
          <w:numberingChange w:id="243" w:author="Aristo" w:date="2010-02-23T11:21:00Z" w:original="%1:1:3:."/>
        </w:numPr>
        <w:rPr>
          <w:sz w:val="20"/>
        </w:rPr>
      </w:pPr>
      <w:r w:rsidRPr="0050107A">
        <w:rPr>
          <w:sz w:val="20"/>
        </w:rPr>
        <w:t>i and iii</w:t>
      </w:r>
    </w:p>
    <w:p w14:paraId="7DA2BD5A" w14:textId="77777777" w:rsidR="007A4854" w:rsidRPr="0050107A" w:rsidRDefault="007A4854" w:rsidP="0050107A">
      <w:pPr>
        <w:numPr>
          <w:ilvl w:val="0"/>
          <w:numId w:val="72"/>
          <w:numberingChange w:id="244" w:author="Aristo" w:date="2010-02-23T11:21:00Z" w:original="%1:2:3:."/>
        </w:numPr>
        <w:rPr>
          <w:sz w:val="20"/>
        </w:rPr>
      </w:pPr>
      <w:r w:rsidRPr="0050107A">
        <w:rPr>
          <w:sz w:val="20"/>
        </w:rPr>
        <w:t>ii, iii and v</w:t>
      </w:r>
    </w:p>
    <w:p w14:paraId="67473422" w14:textId="77777777" w:rsidR="007A4854" w:rsidRPr="0050107A" w:rsidRDefault="007A4854" w:rsidP="0050107A">
      <w:pPr>
        <w:numPr>
          <w:ilvl w:val="0"/>
          <w:numId w:val="72"/>
          <w:numberingChange w:id="245" w:author="Aristo" w:date="2010-02-23T11:21:00Z" w:original="%1:3:3:."/>
        </w:numPr>
        <w:rPr>
          <w:sz w:val="20"/>
        </w:rPr>
      </w:pPr>
      <w:r w:rsidRPr="0050107A">
        <w:rPr>
          <w:sz w:val="20"/>
        </w:rPr>
        <w:t>ii, iii, iv and v</w:t>
      </w:r>
    </w:p>
    <w:p w14:paraId="31A7E1BB" w14:textId="77777777" w:rsidR="007A4854" w:rsidRPr="0050107A" w:rsidRDefault="007A4854" w:rsidP="0050107A">
      <w:pPr>
        <w:numPr>
          <w:ilvl w:val="0"/>
          <w:numId w:val="72"/>
          <w:numberingChange w:id="246" w:author="Aristo" w:date="2010-02-23T11:21:00Z" w:original="%1:4:3:."/>
        </w:numPr>
        <w:rPr>
          <w:sz w:val="20"/>
        </w:rPr>
      </w:pPr>
      <w:r w:rsidRPr="0050107A">
        <w:rPr>
          <w:sz w:val="20"/>
        </w:rPr>
        <w:t>ii and v</w:t>
      </w:r>
    </w:p>
    <w:p w14:paraId="108B938F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55A89982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4015F1C9" w14:textId="77777777" w:rsidR="007A4854" w:rsidRPr="0050107A" w:rsidRDefault="007A4854" w:rsidP="0050107A">
      <w:pPr>
        <w:rPr>
          <w:sz w:val="20"/>
        </w:rPr>
      </w:pPr>
    </w:p>
    <w:p w14:paraId="24E97287" w14:textId="77777777" w:rsidR="001A6613" w:rsidRDefault="001A6613" w:rsidP="001A6613">
      <w:pPr>
        <w:rPr>
          <w:rFonts w:hint="eastAsia"/>
          <w:sz w:val="20"/>
        </w:rPr>
      </w:pPr>
      <w:r>
        <w:rPr>
          <w:rFonts w:hint="eastAsia"/>
          <w:sz w:val="20"/>
        </w:rPr>
        <w:t>|!|EM3105</w:t>
      </w:r>
      <w:r w:rsidR="00122C97">
        <w:rPr>
          <w:rFonts w:hint="eastAsia"/>
          <w:sz w:val="20"/>
        </w:rPr>
        <w:t>1</w:t>
      </w:r>
      <w:r>
        <w:rPr>
          <w:rFonts w:hint="eastAsia"/>
          <w:sz w:val="20"/>
        </w:rPr>
        <w:t>|!|</w:t>
      </w:r>
    </w:p>
    <w:p w14:paraId="2ADB7BF6" w14:textId="77777777" w:rsidR="007A4854" w:rsidRPr="0050107A" w:rsidRDefault="007A4854" w:rsidP="0050107A">
      <w:pPr>
        <w:pStyle w:val="BodyText"/>
        <w:jc w:val="left"/>
        <w:rPr>
          <w:sz w:val="20"/>
        </w:rPr>
      </w:pPr>
      <w:r w:rsidRPr="0050107A">
        <w:rPr>
          <w:sz w:val="20"/>
        </w:rPr>
        <w:t>Germany failed to defeat ____</w:t>
      </w:r>
      <w:r w:rsidR="0031309C" w:rsidRPr="0050107A">
        <w:rPr>
          <w:sz w:val="20"/>
        </w:rPr>
        <w:t>___</w:t>
      </w:r>
      <w:r w:rsidRPr="0050107A">
        <w:rPr>
          <w:sz w:val="20"/>
        </w:rPr>
        <w:t>_______ and ____</w:t>
      </w:r>
      <w:r w:rsidR="0031309C" w:rsidRPr="0050107A">
        <w:rPr>
          <w:sz w:val="20"/>
        </w:rPr>
        <w:t>___</w:t>
      </w:r>
      <w:r w:rsidRPr="0050107A">
        <w:rPr>
          <w:sz w:val="20"/>
        </w:rPr>
        <w:t>________ in the Second World War.</w:t>
      </w:r>
    </w:p>
    <w:p w14:paraId="412F5AD1" w14:textId="77777777" w:rsidR="007A4854" w:rsidRPr="0050107A" w:rsidRDefault="00166523" w:rsidP="0050107A">
      <w:pPr>
        <w:pStyle w:val="BodyText"/>
        <w:numPr>
          <w:ilvl w:val="0"/>
          <w:numId w:val="83"/>
          <w:numberingChange w:id="247" w:author="Aristo" w:date="2010-02-23T11:21:00Z" w:original="%1:1:2:."/>
        </w:numPr>
        <w:jc w:val="left"/>
        <w:rPr>
          <w:sz w:val="20"/>
        </w:rPr>
      </w:pPr>
      <w:r w:rsidRPr="0050107A">
        <w:rPr>
          <w:sz w:val="20"/>
        </w:rPr>
        <w:t>t</w:t>
      </w:r>
      <w:r w:rsidR="00224447" w:rsidRPr="0050107A">
        <w:rPr>
          <w:sz w:val="20"/>
        </w:rPr>
        <w:t xml:space="preserve">he </w:t>
      </w:r>
      <w:r w:rsidR="007A4854" w:rsidRPr="0050107A">
        <w:rPr>
          <w:sz w:val="20"/>
        </w:rPr>
        <w:t>United States</w:t>
      </w:r>
    </w:p>
    <w:p w14:paraId="50BBE495" w14:textId="77777777" w:rsidR="007A4854" w:rsidRPr="0050107A" w:rsidRDefault="007A4854" w:rsidP="0050107A">
      <w:pPr>
        <w:pStyle w:val="BodyText"/>
        <w:numPr>
          <w:ilvl w:val="0"/>
          <w:numId w:val="83"/>
          <w:numberingChange w:id="248" w:author="Aristo" w:date="2010-02-23T11:21:00Z" w:original="%1:2:2:."/>
        </w:numPr>
        <w:jc w:val="left"/>
        <w:rPr>
          <w:sz w:val="20"/>
        </w:rPr>
      </w:pPr>
      <w:r w:rsidRPr="0050107A">
        <w:rPr>
          <w:sz w:val="20"/>
        </w:rPr>
        <w:t>Poland</w:t>
      </w:r>
    </w:p>
    <w:p w14:paraId="533D0E1B" w14:textId="77777777" w:rsidR="007A4854" w:rsidRPr="0050107A" w:rsidRDefault="007A4854" w:rsidP="0050107A">
      <w:pPr>
        <w:pStyle w:val="BodyText"/>
        <w:numPr>
          <w:ilvl w:val="0"/>
          <w:numId w:val="83"/>
          <w:numberingChange w:id="249" w:author="Aristo" w:date="2010-02-23T11:21:00Z" w:original="%1:3:2:."/>
        </w:numPr>
        <w:jc w:val="left"/>
        <w:rPr>
          <w:sz w:val="20"/>
        </w:rPr>
      </w:pPr>
      <w:r w:rsidRPr="0050107A">
        <w:rPr>
          <w:sz w:val="20"/>
        </w:rPr>
        <w:t>Czechoslovakia</w:t>
      </w:r>
    </w:p>
    <w:p w14:paraId="685303D0" w14:textId="77777777" w:rsidR="007A4854" w:rsidRPr="0050107A" w:rsidRDefault="0031309C" w:rsidP="0050107A">
      <w:pPr>
        <w:pStyle w:val="BodyText"/>
        <w:numPr>
          <w:ilvl w:val="0"/>
          <w:numId w:val="83"/>
          <w:numberingChange w:id="250" w:author="Aristo" w:date="2010-02-23T11:21:00Z" w:original="%1:4:2:."/>
        </w:numPr>
        <w:jc w:val="left"/>
        <w:rPr>
          <w:sz w:val="20"/>
        </w:rPr>
      </w:pPr>
      <w:r w:rsidRPr="0050107A">
        <w:rPr>
          <w:sz w:val="20"/>
        </w:rPr>
        <w:t>t</w:t>
      </w:r>
      <w:r w:rsidR="007A4854" w:rsidRPr="0050107A">
        <w:rPr>
          <w:sz w:val="20"/>
        </w:rPr>
        <w:t>he Soviet Union</w:t>
      </w:r>
    </w:p>
    <w:p w14:paraId="53C632E1" w14:textId="77777777" w:rsidR="007A4854" w:rsidRPr="0050107A" w:rsidRDefault="007A4854" w:rsidP="0050107A">
      <w:pPr>
        <w:pStyle w:val="BodyText"/>
        <w:numPr>
          <w:ilvl w:val="0"/>
          <w:numId w:val="83"/>
          <w:numberingChange w:id="251" w:author="Aristo" w:date="2010-02-23T11:21:00Z" w:original="%1:5:2:."/>
        </w:numPr>
        <w:jc w:val="left"/>
        <w:rPr>
          <w:sz w:val="20"/>
        </w:rPr>
      </w:pPr>
      <w:r w:rsidRPr="0050107A">
        <w:rPr>
          <w:sz w:val="20"/>
        </w:rPr>
        <w:t xml:space="preserve">Japan </w:t>
      </w:r>
    </w:p>
    <w:p w14:paraId="759AC64A" w14:textId="77777777" w:rsidR="007A4854" w:rsidRPr="0050107A" w:rsidRDefault="007A4854" w:rsidP="0050107A">
      <w:pPr>
        <w:pStyle w:val="BodyText"/>
        <w:numPr>
          <w:ilvl w:val="0"/>
          <w:numId w:val="61"/>
          <w:numberingChange w:id="252" w:author="Aristo" w:date="2010-02-23T11:21:00Z" w:original="%1:1:3:."/>
        </w:numPr>
        <w:jc w:val="left"/>
        <w:rPr>
          <w:sz w:val="20"/>
        </w:rPr>
      </w:pPr>
      <w:r w:rsidRPr="0050107A">
        <w:rPr>
          <w:sz w:val="20"/>
        </w:rPr>
        <w:t>i and ii</w:t>
      </w:r>
    </w:p>
    <w:p w14:paraId="4DB5FBF2" w14:textId="77777777" w:rsidR="007A4854" w:rsidRPr="0050107A" w:rsidRDefault="007A4854" w:rsidP="0050107A">
      <w:pPr>
        <w:pStyle w:val="BodyText"/>
        <w:numPr>
          <w:ilvl w:val="0"/>
          <w:numId w:val="61"/>
          <w:numberingChange w:id="253" w:author="Aristo" w:date="2010-02-23T11:21:00Z" w:original="%1:2:3:."/>
        </w:numPr>
        <w:jc w:val="left"/>
        <w:rPr>
          <w:sz w:val="20"/>
        </w:rPr>
      </w:pPr>
      <w:r w:rsidRPr="0050107A">
        <w:rPr>
          <w:sz w:val="20"/>
        </w:rPr>
        <w:t>ii, iii and v</w:t>
      </w:r>
    </w:p>
    <w:p w14:paraId="598F3E84" w14:textId="77777777" w:rsidR="007A4854" w:rsidRPr="0050107A" w:rsidRDefault="007A4854" w:rsidP="0050107A">
      <w:pPr>
        <w:pStyle w:val="BodyText"/>
        <w:numPr>
          <w:ilvl w:val="0"/>
          <w:numId w:val="61"/>
          <w:numberingChange w:id="254" w:author="Aristo" w:date="2010-02-23T11:21:00Z" w:original="%1:3:3:."/>
        </w:numPr>
        <w:jc w:val="left"/>
        <w:rPr>
          <w:sz w:val="20"/>
        </w:rPr>
      </w:pPr>
      <w:r w:rsidRPr="0050107A">
        <w:rPr>
          <w:sz w:val="20"/>
        </w:rPr>
        <w:t>iii and v</w:t>
      </w:r>
    </w:p>
    <w:p w14:paraId="675E325B" w14:textId="77777777" w:rsidR="007A4854" w:rsidRPr="0050107A" w:rsidRDefault="007A4854" w:rsidP="0050107A">
      <w:pPr>
        <w:pStyle w:val="BodyText"/>
        <w:numPr>
          <w:ilvl w:val="0"/>
          <w:numId w:val="61"/>
          <w:numberingChange w:id="255" w:author="Aristo" w:date="2010-02-23T11:21:00Z" w:original="%1:4:3:."/>
        </w:numPr>
        <w:jc w:val="left"/>
        <w:rPr>
          <w:sz w:val="20"/>
        </w:rPr>
      </w:pPr>
      <w:r w:rsidRPr="0050107A">
        <w:rPr>
          <w:sz w:val="20"/>
        </w:rPr>
        <w:t>i and iv</w:t>
      </w:r>
    </w:p>
    <w:p w14:paraId="23BEB62F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65FFCD8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0B73C729" w14:textId="77777777" w:rsidR="007A4854" w:rsidRPr="0050107A" w:rsidRDefault="007A4854" w:rsidP="0050107A">
      <w:pPr>
        <w:rPr>
          <w:sz w:val="20"/>
        </w:rPr>
      </w:pPr>
    </w:p>
    <w:p w14:paraId="73AC1774" w14:textId="77777777" w:rsidR="00122C97" w:rsidRDefault="00122C97" w:rsidP="00122C97">
      <w:pPr>
        <w:rPr>
          <w:rFonts w:hint="eastAsia"/>
          <w:sz w:val="20"/>
        </w:rPr>
      </w:pPr>
      <w:r>
        <w:rPr>
          <w:rFonts w:hint="eastAsia"/>
          <w:sz w:val="20"/>
        </w:rPr>
        <w:t>|!|EM31052|!|</w:t>
      </w:r>
    </w:p>
    <w:p w14:paraId="2C0CB9BF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The United States declared war on the Axis Powers after ________________.</w:t>
      </w:r>
    </w:p>
    <w:p w14:paraId="7F3EB0EB" w14:textId="77777777" w:rsidR="007A4854" w:rsidRPr="0050107A" w:rsidRDefault="007A4854" w:rsidP="0050107A">
      <w:pPr>
        <w:numPr>
          <w:ilvl w:val="0"/>
          <w:numId w:val="73"/>
          <w:numberingChange w:id="256" w:author="Aristo" w:date="2010-02-23T11:21:00Z" w:original="%1:1:3:."/>
        </w:numPr>
        <w:rPr>
          <w:sz w:val="20"/>
        </w:rPr>
      </w:pPr>
      <w:r w:rsidRPr="0050107A">
        <w:rPr>
          <w:sz w:val="20"/>
        </w:rPr>
        <w:t xml:space="preserve">the German invasion of Poland </w:t>
      </w:r>
    </w:p>
    <w:p w14:paraId="23163417" w14:textId="77777777" w:rsidR="007A4854" w:rsidRPr="0050107A" w:rsidRDefault="007A4854" w:rsidP="0050107A">
      <w:pPr>
        <w:numPr>
          <w:ilvl w:val="0"/>
          <w:numId w:val="73"/>
          <w:numberingChange w:id="257" w:author="Aristo" w:date="2010-02-23T11:21:00Z" w:original="%1:2:3:."/>
        </w:numPr>
        <w:rPr>
          <w:sz w:val="20"/>
        </w:rPr>
      </w:pPr>
      <w:r w:rsidRPr="0050107A">
        <w:rPr>
          <w:sz w:val="20"/>
        </w:rPr>
        <w:t>the German invasion of France</w:t>
      </w:r>
    </w:p>
    <w:p w14:paraId="25D90E7B" w14:textId="77777777" w:rsidR="007A4854" w:rsidRPr="0050107A" w:rsidRDefault="007A4854" w:rsidP="0050107A">
      <w:pPr>
        <w:numPr>
          <w:ilvl w:val="0"/>
          <w:numId w:val="73"/>
          <w:numberingChange w:id="258" w:author="Aristo" w:date="2010-02-23T11:21:00Z" w:original="%1:3:3:."/>
        </w:numPr>
        <w:rPr>
          <w:sz w:val="20"/>
        </w:rPr>
      </w:pPr>
      <w:r w:rsidRPr="0050107A">
        <w:rPr>
          <w:sz w:val="20"/>
        </w:rPr>
        <w:t>the Pearl Harbo</w:t>
      </w:r>
      <w:r w:rsidR="00B65A44">
        <w:rPr>
          <w:rFonts w:hint="eastAsia"/>
          <w:sz w:val="20"/>
        </w:rPr>
        <w:t>u</w:t>
      </w:r>
      <w:r w:rsidRPr="0050107A">
        <w:rPr>
          <w:sz w:val="20"/>
        </w:rPr>
        <w:t>r Incident</w:t>
      </w:r>
    </w:p>
    <w:p w14:paraId="130D3A09" w14:textId="77777777" w:rsidR="007A4854" w:rsidRPr="0050107A" w:rsidRDefault="007A4854" w:rsidP="0050107A">
      <w:pPr>
        <w:numPr>
          <w:ilvl w:val="0"/>
          <w:numId w:val="73"/>
          <w:numberingChange w:id="259" w:author="Aristo" w:date="2010-02-23T11:21:00Z" w:original="%1:4:3:."/>
        </w:numPr>
        <w:rPr>
          <w:sz w:val="20"/>
        </w:rPr>
      </w:pPr>
      <w:r w:rsidRPr="0050107A">
        <w:rPr>
          <w:sz w:val="20"/>
        </w:rPr>
        <w:t>the Japanese invasion of Shenyang</w:t>
      </w:r>
    </w:p>
    <w:p w14:paraId="7D782B54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06234156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lastRenderedPageBreak/>
        <w:t>##C##</w:t>
      </w:r>
    </w:p>
    <w:p w14:paraId="118E3179" w14:textId="77777777" w:rsidR="007A4854" w:rsidRPr="0050107A" w:rsidRDefault="007A4854" w:rsidP="0050107A">
      <w:pPr>
        <w:rPr>
          <w:sz w:val="20"/>
        </w:rPr>
      </w:pPr>
    </w:p>
    <w:p w14:paraId="170CAF66" w14:textId="77777777" w:rsidR="00122C97" w:rsidRDefault="00122C97" w:rsidP="00122C97">
      <w:pPr>
        <w:rPr>
          <w:rFonts w:hint="eastAsia"/>
          <w:sz w:val="20"/>
        </w:rPr>
      </w:pPr>
      <w:r>
        <w:rPr>
          <w:rFonts w:hint="eastAsia"/>
          <w:sz w:val="20"/>
        </w:rPr>
        <w:t>|!|EM31053|!|</w:t>
      </w:r>
    </w:p>
    <w:p w14:paraId="5CB1979F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On December 7 1941, ____________ made a sudden attack on the American naval base at Pearl Harbo</w:t>
      </w:r>
      <w:r w:rsidR="00B65A44">
        <w:rPr>
          <w:rFonts w:hint="eastAsia"/>
          <w:sz w:val="20"/>
        </w:rPr>
        <w:t>u</w:t>
      </w:r>
      <w:r w:rsidRPr="0050107A">
        <w:rPr>
          <w:sz w:val="20"/>
        </w:rPr>
        <w:t>r.</w:t>
      </w:r>
    </w:p>
    <w:p w14:paraId="2412981D" w14:textId="77777777" w:rsidR="007A4854" w:rsidRPr="0050107A" w:rsidRDefault="007A4854" w:rsidP="0050107A">
      <w:pPr>
        <w:numPr>
          <w:ilvl w:val="0"/>
          <w:numId w:val="62"/>
          <w:numberingChange w:id="260" w:author="Aristo" w:date="2010-02-23T11:21:00Z" w:original="%1:1:3:."/>
        </w:numPr>
        <w:rPr>
          <w:sz w:val="20"/>
        </w:rPr>
      </w:pPr>
      <w:r w:rsidRPr="0050107A">
        <w:rPr>
          <w:sz w:val="20"/>
        </w:rPr>
        <w:t>Germany</w:t>
      </w:r>
    </w:p>
    <w:p w14:paraId="786252D8" w14:textId="77777777" w:rsidR="007A4854" w:rsidRPr="0050107A" w:rsidRDefault="007A4854" w:rsidP="0050107A">
      <w:pPr>
        <w:numPr>
          <w:ilvl w:val="0"/>
          <w:numId w:val="62"/>
          <w:numberingChange w:id="261" w:author="Aristo" w:date="2010-02-23T11:21:00Z" w:original="%1:2:3:."/>
        </w:numPr>
        <w:rPr>
          <w:sz w:val="20"/>
        </w:rPr>
      </w:pPr>
      <w:r w:rsidRPr="0050107A">
        <w:rPr>
          <w:sz w:val="20"/>
        </w:rPr>
        <w:t>Italy</w:t>
      </w:r>
    </w:p>
    <w:p w14:paraId="6F111F27" w14:textId="77777777" w:rsidR="007A4854" w:rsidRPr="0050107A" w:rsidRDefault="007A4854" w:rsidP="0050107A">
      <w:pPr>
        <w:numPr>
          <w:ilvl w:val="0"/>
          <w:numId w:val="62"/>
          <w:numberingChange w:id="262" w:author="Aristo" w:date="2010-02-23T11:21:00Z" w:original="%1:3:3:."/>
        </w:numPr>
        <w:rPr>
          <w:sz w:val="20"/>
        </w:rPr>
      </w:pPr>
      <w:r w:rsidRPr="0050107A">
        <w:rPr>
          <w:sz w:val="20"/>
        </w:rPr>
        <w:t>the Soviet Union</w:t>
      </w:r>
    </w:p>
    <w:p w14:paraId="7EE51094" w14:textId="77777777" w:rsidR="007A4854" w:rsidRPr="0050107A" w:rsidRDefault="007A4854" w:rsidP="0050107A">
      <w:pPr>
        <w:numPr>
          <w:ilvl w:val="0"/>
          <w:numId w:val="62"/>
          <w:numberingChange w:id="263" w:author="Aristo" w:date="2010-02-23T11:21:00Z" w:original="%1:4:3:."/>
        </w:numPr>
        <w:rPr>
          <w:sz w:val="20"/>
        </w:rPr>
      </w:pPr>
      <w:r w:rsidRPr="0050107A">
        <w:rPr>
          <w:sz w:val="20"/>
        </w:rPr>
        <w:t>Japan</w:t>
      </w:r>
    </w:p>
    <w:p w14:paraId="34B9EFE2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5C347D2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64B22904" w14:textId="77777777" w:rsidR="007A4854" w:rsidRPr="0050107A" w:rsidRDefault="007A4854" w:rsidP="0050107A">
      <w:pPr>
        <w:rPr>
          <w:sz w:val="20"/>
        </w:rPr>
      </w:pPr>
    </w:p>
    <w:p w14:paraId="21DC7537" w14:textId="77777777" w:rsidR="00122C97" w:rsidRDefault="00122C97" w:rsidP="00122C97">
      <w:pPr>
        <w:rPr>
          <w:rFonts w:hint="eastAsia"/>
          <w:sz w:val="20"/>
        </w:rPr>
      </w:pPr>
      <w:r>
        <w:rPr>
          <w:rFonts w:hint="eastAsia"/>
          <w:sz w:val="20"/>
        </w:rPr>
        <w:t>|!|EM31054|!|</w:t>
      </w:r>
    </w:p>
    <w:p w14:paraId="21899500" w14:textId="77777777" w:rsidR="007A4854" w:rsidRPr="0050107A" w:rsidRDefault="007A4854" w:rsidP="0050107A">
      <w:pPr>
        <w:pStyle w:val="BodyText"/>
        <w:jc w:val="left"/>
        <w:rPr>
          <w:sz w:val="20"/>
        </w:rPr>
      </w:pPr>
      <w:r w:rsidRPr="0050107A">
        <w:rPr>
          <w:sz w:val="20"/>
        </w:rPr>
        <w:t>Which of the following members of the Axis Powers was the last to surrender?</w:t>
      </w:r>
    </w:p>
    <w:p w14:paraId="3625E88F" w14:textId="77777777" w:rsidR="007A4854" w:rsidRPr="0050107A" w:rsidRDefault="007A4854" w:rsidP="0050107A">
      <w:pPr>
        <w:numPr>
          <w:ilvl w:val="0"/>
          <w:numId w:val="63"/>
          <w:numberingChange w:id="264" w:author="Aristo" w:date="2010-02-23T11:21:00Z" w:original="%1:1:3:."/>
        </w:numPr>
        <w:rPr>
          <w:sz w:val="20"/>
        </w:rPr>
      </w:pPr>
      <w:r w:rsidRPr="0050107A">
        <w:rPr>
          <w:sz w:val="20"/>
        </w:rPr>
        <w:t>Germany</w:t>
      </w:r>
    </w:p>
    <w:p w14:paraId="67577B55" w14:textId="77777777" w:rsidR="007A4854" w:rsidRPr="0050107A" w:rsidRDefault="007A4854" w:rsidP="0050107A">
      <w:pPr>
        <w:numPr>
          <w:ilvl w:val="0"/>
          <w:numId w:val="63"/>
          <w:numberingChange w:id="265" w:author="Aristo" w:date="2010-02-23T11:21:00Z" w:original="%1:2:3:."/>
        </w:numPr>
        <w:rPr>
          <w:sz w:val="20"/>
        </w:rPr>
      </w:pPr>
      <w:r w:rsidRPr="0050107A">
        <w:rPr>
          <w:sz w:val="20"/>
        </w:rPr>
        <w:t>Italy</w:t>
      </w:r>
    </w:p>
    <w:p w14:paraId="22234D5D" w14:textId="77777777" w:rsidR="007A4854" w:rsidRPr="0050107A" w:rsidRDefault="007A4854" w:rsidP="0050107A">
      <w:pPr>
        <w:numPr>
          <w:ilvl w:val="0"/>
          <w:numId w:val="63"/>
          <w:numberingChange w:id="266" w:author="Aristo" w:date="2010-02-23T11:21:00Z" w:original="%1:3:3:."/>
        </w:numPr>
        <w:rPr>
          <w:sz w:val="20"/>
        </w:rPr>
      </w:pPr>
      <w:r w:rsidRPr="0050107A">
        <w:rPr>
          <w:sz w:val="20"/>
        </w:rPr>
        <w:t>Japan</w:t>
      </w:r>
    </w:p>
    <w:p w14:paraId="3F5BA853" w14:textId="77777777" w:rsidR="007A4854" w:rsidRPr="0050107A" w:rsidRDefault="007A4854" w:rsidP="0050107A">
      <w:pPr>
        <w:numPr>
          <w:ilvl w:val="0"/>
          <w:numId w:val="63"/>
          <w:numberingChange w:id="267" w:author="Aristo" w:date="2010-02-23T11:21:00Z" w:original="%1:4:3:."/>
        </w:numPr>
        <w:rPr>
          <w:sz w:val="20"/>
        </w:rPr>
      </w:pPr>
      <w:r w:rsidRPr="0050107A">
        <w:rPr>
          <w:sz w:val="20"/>
        </w:rPr>
        <w:t>China</w:t>
      </w:r>
    </w:p>
    <w:p w14:paraId="3A555331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76654CE0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2743118E" w14:textId="77777777" w:rsidR="007A4854" w:rsidRPr="0050107A" w:rsidRDefault="007A4854" w:rsidP="0050107A">
      <w:pPr>
        <w:rPr>
          <w:sz w:val="20"/>
        </w:rPr>
      </w:pPr>
    </w:p>
    <w:p w14:paraId="530548E1" w14:textId="77777777" w:rsidR="00122C97" w:rsidRDefault="00122C97" w:rsidP="00122C97">
      <w:pPr>
        <w:rPr>
          <w:rFonts w:hint="eastAsia"/>
          <w:sz w:val="20"/>
        </w:rPr>
      </w:pPr>
      <w:r>
        <w:rPr>
          <w:rFonts w:hint="eastAsia"/>
          <w:sz w:val="20"/>
        </w:rPr>
        <w:t>|!|EM31055|!|</w:t>
      </w:r>
    </w:p>
    <w:p w14:paraId="0CC9C6D8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The United States dropped two atomic bombs on _____________ and ___________ in 1945.</w:t>
      </w:r>
    </w:p>
    <w:p w14:paraId="33DDFD8C" w14:textId="77777777" w:rsidR="007A4854" w:rsidRPr="0050107A" w:rsidRDefault="007A4854" w:rsidP="0050107A">
      <w:pPr>
        <w:numPr>
          <w:ilvl w:val="0"/>
          <w:numId w:val="64"/>
          <w:numberingChange w:id="268" w:author="Aristo" w:date="2010-02-23T11:21:00Z" w:original="%1:1:3:."/>
        </w:numPr>
        <w:rPr>
          <w:sz w:val="20"/>
        </w:rPr>
      </w:pPr>
      <w:r w:rsidRPr="0050107A">
        <w:rPr>
          <w:sz w:val="20"/>
        </w:rPr>
        <w:t>Hiroshima / Nagasaki</w:t>
      </w:r>
    </w:p>
    <w:p w14:paraId="6654BCB9" w14:textId="77777777" w:rsidR="007A4854" w:rsidRPr="0050107A" w:rsidRDefault="007A4854" w:rsidP="0050107A">
      <w:pPr>
        <w:numPr>
          <w:ilvl w:val="0"/>
          <w:numId w:val="64"/>
          <w:numberingChange w:id="269" w:author="Aristo" w:date="2010-02-23T11:21:00Z" w:original="%1:2:3:."/>
        </w:numPr>
        <w:rPr>
          <w:sz w:val="20"/>
        </w:rPr>
      </w:pPr>
      <w:r w:rsidRPr="0050107A">
        <w:rPr>
          <w:sz w:val="20"/>
        </w:rPr>
        <w:t>Nagasaki / Tokyo</w:t>
      </w:r>
    </w:p>
    <w:p w14:paraId="5BD8EF61" w14:textId="77777777" w:rsidR="007A4854" w:rsidRPr="0050107A" w:rsidRDefault="007A4854" w:rsidP="0050107A">
      <w:pPr>
        <w:numPr>
          <w:ilvl w:val="0"/>
          <w:numId w:val="64"/>
          <w:numberingChange w:id="270" w:author="Aristo" w:date="2010-02-23T11:21:00Z" w:original="%1:3:3:."/>
        </w:numPr>
        <w:rPr>
          <w:sz w:val="20"/>
        </w:rPr>
      </w:pPr>
      <w:r w:rsidRPr="0050107A">
        <w:rPr>
          <w:sz w:val="20"/>
        </w:rPr>
        <w:t>Hiroshima / Tokyo</w:t>
      </w:r>
    </w:p>
    <w:p w14:paraId="2C6444D7" w14:textId="77777777" w:rsidR="007A4854" w:rsidRPr="0050107A" w:rsidRDefault="007A4854" w:rsidP="0050107A">
      <w:pPr>
        <w:numPr>
          <w:ilvl w:val="0"/>
          <w:numId w:val="64"/>
          <w:numberingChange w:id="271" w:author="Aristo" w:date="2010-02-23T11:21:00Z" w:original="%1:4:3:."/>
        </w:numPr>
        <w:rPr>
          <w:sz w:val="20"/>
        </w:rPr>
      </w:pPr>
      <w:r w:rsidRPr="0050107A">
        <w:rPr>
          <w:sz w:val="20"/>
        </w:rPr>
        <w:t xml:space="preserve">Yokohama / Tokyo </w:t>
      </w:r>
    </w:p>
    <w:p w14:paraId="1DB1B576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458B430A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##A##</w:t>
      </w:r>
    </w:p>
    <w:p w14:paraId="0A97A1F0" w14:textId="77777777" w:rsidR="007A4854" w:rsidRPr="0050107A" w:rsidRDefault="007A4854" w:rsidP="0050107A">
      <w:pPr>
        <w:rPr>
          <w:sz w:val="20"/>
        </w:rPr>
      </w:pPr>
    </w:p>
    <w:p w14:paraId="762C3CB7" w14:textId="77777777" w:rsidR="00122C97" w:rsidRDefault="00122C97" w:rsidP="00122C97">
      <w:pPr>
        <w:rPr>
          <w:rFonts w:hint="eastAsia"/>
          <w:sz w:val="20"/>
        </w:rPr>
      </w:pPr>
      <w:r>
        <w:rPr>
          <w:rFonts w:hint="eastAsia"/>
          <w:sz w:val="20"/>
        </w:rPr>
        <w:t>|!|EM3105</w:t>
      </w:r>
      <w:r w:rsidR="009B65C1">
        <w:rPr>
          <w:rFonts w:hint="eastAsia"/>
          <w:sz w:val="20"/>
        </w:rPr>
        <w:t>6</w:t>
      </w:r>
      <w:r>
        <w:rPr>
          <w:rFonts w:hint="eastAsia"/>
          <w:sz w:val="20"/>
        </w:rPr>
        <w:t>|!|</w:t>
      </w:r>
    </w:p>
    <w:p w14:paraId="1A223217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The surrender of _____________ ended the Second World War.</w:t>
      </w:r>
    </w:p>
    <w:p w14:paraId="2CE86EB4" w14:textId="77777777" w:rsidR="007A4854" w:rsidRPr="0050107A" w:rsidRDefault="007A4854" w:rsidP="0050107A">
      <w:pPr>
        <w:numPr>
          <w:ilvl w:val="0"/>
          <w:numId w:val="57"/>
          <w:numberingChange w:id="272" w:author="Aristo" w:date="2010-02-23T11:21:00Z" w:original="%1:1:3:."/>
        </w:numPr>
        <w:rPr>
          <w:sz w:val="20"/>
        </w:rPr>
      </w:pPr>
      <w:r w:rsidRPr="0050107A">
        <w:rPr>
          <w:sz w:val="20"/>
        </w:rPr>
        <w:t>Italy</w:t>
      </w:r>
    </w:p>
    <w:p w14:paraId="6BEBBAC4" w14:textId="77777777" w:rsidR="007A4854" w:rsidRPr="0050107A" w:rsidRDefault="007A4854" w:rsidP="0050107A">
      <w:pPr>
        <w:numPr>
          <w:ilvl w:val="0"/>
          <w:numId w:val="57"/>
          <w:numberingChange w:id="273" w:author="Aristo" w:date="2010-02-23T11:21:00Z" w:original="%1:2:3:."/>
        </w:numPr>
        <w:rPr>
          <w:sz w:val="20"/>
        </w:rPr>
      </w:pPr>
      <w:r w:rsidRPr="0050107A">
        <w:rPr>
          <w:sz w:val="20"/>
        </w:rPr>
        <w:t>Japan</w:t>
      </w:r>
    </w:p>
    <w:p w14:paraId="4D68E711" w14:textId="77777777" w:rsidR="007A4854" w:rsidRPr="0050107A" w:rsidRDefault="007A4854" w:rsidP="0050107A">
      <w:pPr>
        <w:numPr>
          <w:ilvl w:val="0"/>
          <w:numId w:val="57"/>
          <w:numberingChange w:id="274" w:author="Aristo" w:date="2010-02-23T11:21:00Z" w:original="%1:3:3:."/>
        </w:numPr>
        <w:rPr>
          <w:sz w:val="20"/>
        </w:rPr>
      </w:pPr>
      <w:r w:rsidRPr="0050107A">
        <w:rPr>
          <w:sz w:val="20"/>
        </w:rPr>
        <w:t>Germany</w:t>
      </w:r>
    </w:p>
    <w:p w14:paraId="4C754660" w14:textId="77777777" w:rsidR="007A4854" w:rsidRPr="0050107A" w:rsidRDefault="0031309C" w:rsidP="0050107A">
      <w:pPr>
        <w:numPr>
          <w:ilvl w:val="0"/>
          <w:numId w:val="57"/>
          <w:numberingChange w:id="275" w:author="Aristo" w:date="2010-02-23T11:21:00Z" w:original="%1:4:3:."/>
        </w:numPr>
        <w:rPr>
          <w:sz w:val="20"/>
        </w:rPr>
      </w:pPr>
      <w:r w:rsidRPr="0050107A">
        <w:rPr>
          <w:sz w:val="20"/>
        </w:rPr>
        <w:t>t</w:t>
      </w:r>
      <w:r w:rsidR="00224447" w:rsidRPr="0050107A">
        <w:rPr>
          <w:sz w:val="20"/>
        </w:rPr>
        <w:t xml:space="preserve">he </w:t>
      </w:r>
      <w:r w:rsidR="007A4854" w:rsidRPr="0050107A">
        <w:rPr>
          <w:sz w:val="20"/>
        </w:rPr>
        <w:t xml:space="preserve">United States </w:t>
      </w:r>
    </w:p>
    <w:p w14:paraId="4A19AA7D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55AE608A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1DBA73E3" w14:textId="77777777" w:rsidR="007A4854" w:rsidRPr="0050107A" w:rsidRDefault="007A4854" w:rsidP="0050107A">
      <w:pPr>
        <w:rPr>
          <w:sz w:val="20"/>
        </w:rPr>
      </w:pPr>
    </w:p>
    <w:p w14:paraId="14FC9892" w14:textId="77777777" w:rsidR="00122C97" w:rsidRDefault="00122C97" w:rsidP="00122C97">
      <w:pPr>
        <w:rPr>
          <w:rFonts w:hint="eastAsia"/>
          <w:sz w:val="20"/>
        </w:rPr>
      </w:pPr>
      <w:r>
        <w:rPr>
          <w:rFonts w:hint="eastAsia"/>
          <w:sz w:val="20"/>
        </w:rPr>
        <w:t>|!|EM3105</w:t>
      </w:r>
      <w:r w:rsidR="009B65C1">
        <w:rPr>
          <w:rFonts w:hint="eastAsia"/>
          <w:sz w:val="20"/>
        </w:rPr>
        <w:t>7</w:t>
      </w:r>
      <w:r>
        <w:rPr>
          <w:rFonts w:hint="eastAsia"/>
          <w:sz w:val="20"/>
        </w:rPr>
        <w:t>|!|</w:t>
      </w:r>
    </w:p>
    <w:p w14:paraId="3975C8FE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Which of the following was not a result of the Second World War?</w:t>
      </w:r>
    </w:p>
    <w:p w14:paraId="76AC9BB3" w14:textId="77777777" w:rsidR="007A4854" w:rsidRPr="0050107A" w:rsidRDefault="007A4854" w:rsidP="004276F6">
      <w:pPr>
        <w:numPr>
          <w:ilvl w:val="0"/>
          <w:numId w:val="136"/>
          <w:numberingChange w:id="276" w:author="Aristo" w:date="2010-02-23T11:21:00Z" w:original="%1:1:3:."/>
        </w:numPr>
        <w:rPr>
          <w:sz w:val="20"/>
        </w:rPr>
      </w:pPr>
      <w:r w:rsidRPr="0050107A">
        <w:rPr>
          <w:sz w:val="20"/>
        </w:rPr>
        <w:lastRenderedPageBreak/>
        <w:t>Germany was divided into four occupation zones.</w:t>
      </w:r>
    </w:p>
    <w:p w14:paraId="56DE23A7" w14:textId="77777777" w:rsidR="007A4854" w:rsidRPr="0050107A" w:rsidRDefault="007A4854" w:rsidP="004276F6">
      <w:pPr>
        <w:numPr>
          <w:ilvl w:val="0"/>
          <w:numId w:val="136"/>
          <w:numberingChange w:id="277" w:author="Aristo" w:date="2010-02-23T11:21:00Z" w:original="%1:2:3:."/>
        </w:numPr>
        <w:rPr>
          <w:sz w:val="20"/>
        </w:rPr>
      </w:pPr>
      <w:r w:rsidRPr="0050107A">
        <w:rPr>
          <w:sz w:val="20"/>
        </w:rPr>
        <w:t>The League of Nations was set up.</w:t>
      </w:r>
    </w:p>
    <w:p w14:paraId="230AA0A6" w14:textId="77777777" w:rsidR="007A4854" w:rsidRPr="0050107A" w:rsidRDefault="007A4854" w:rsidP="004276F6">
      <w:pPr>
        <w:numPr>
          <w:ilvl w:val="0"/>
          <w:numId w:val="136"/>
          <w:numberingChange w:id="278" w:author="Aristo" w:date="2010-02-23T11:21:00Z" w:original="%1:3:3:."/>
        </w:numPr>
        <w:rPr>
          <w:sz w:val="20"/>
        </w:rPr>
      </w:pPr>
      <w:r w:rsidRPr="0050107A">
        <w:rPr>
          <w:sz w:val="20"/>
        </w:rPr>
        <w:t>Berlin was divided into four sectors.</w:t>
      </w:r>
    </w:p>
    <w:p w14:paraId="69C1D81E" w14:textId="77777777" w:rsidR="007A4854" w:rsidRPr="0050107A" w:rsidRDefault="007A4854" w:rsidP="004276F6">
      <w:pPr>
        <w:numPr>
          <w:ilvl w:val="0"/>
          <w:numId w:val="136"/>
          <w:numberingChange w:id="279" w:author="Aristo" w:date="2010-02-23T11:21:00Z" w:original="%1:4:3:."/>
        </w:numPr>
        <w:rPr>
          <w:sz w:val="20"/>
        </w:rPr>
      </w:pPr>
      <w:r w:rsidRPr="0050107A">
        <w:rPr>
          <w:sz w:val="20"/>
        </w:rPr>
        <w:t>The Soviet Union and the United States became world powers.</w:t>
      </w:r>
    </w:p>
    <w:p w14:paraId="4C8CF29B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5643F9E0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08D5F0DA" w14:textId="77777777" w:rsidR="007A4854" w:rsidRPr="0050107A" w:rsidRDefault="007A4854" w:rsidP="0050107A">
      <w:pPr>
        <w:rPr>
          <w:sz w:val="20"/>
        </w:rPr>
      </w:pPr>
    </w:p>
    <w:p w14:paraId="128592F2" w14:textId="77777777" w:rsidR="00122C97" w:rsidRDefault="00122C97" w:rsidP="00122C97">
      <w:pPr>
        <w:rPr>
          <w:rFonts w:hint="eastAsia"/>
          <w:sz w:val="20"/>
        </w:rPr>
      </w:pPr>
      <w:r>
        <w:rPr>
          <w:rFonts w:hint="eastAsia"/>
          <w:sz w:val="20"/>
        </w:rPr>
        <w:t>|!|EM3105</w:t>
      </w:r>
      <w:r w:rsidR="009B65C1">
        <w:rPr>
          <w:rFonts w:hint="eastAsia"/>
          <w:sz w:val="20"/>
        </w:rPr>
        <w:t>8</w:t>
      </w:r>
      <w:r>
        <w:rPr>
          <w:rFonts w:hint="eastAsia"/>
          <w:sz w:val="20"/>
        </w:rPr>
        <w:t>|!|</w:t>
      </w:r>
    </w:p>
    <w:p w14:paraId="296306C9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Berlin was occupied by _____________ after the Second World War.</w:t>
      </w:r>
    </w:p>
    <w:p w14:paraId="570821B0" w14:textId="77777777" w:rsidR="007A4854" w:rsidRPr="0050107A" w:rsidRDefault="007A4854" w:rsidP="0050107A">
      <w:pPr>
        <w:numPr>
          <w:ilvl w:val="0"/>
          <w:numId w:val="82"/>
          <w:numberingChange w:id="280" w:author="Aristo" w:date="2010-02-23T11:21:00Z" w:original="%1:1:2:."/>
        </w:numPr>
        <w:rPr>
          <w:sz w:val="20"/>
        </w:rPr>
      </w:pPr>
      <w:r w:rsidRPr="0050107A">
        <w:rPr>
          <w:sz w:val="20"/>
        </w:rPr>
        <w:t>China</w:t>
      </w:r>
    </w:p>
    <w:p w14:paraId="6E014084" w14:textId="77777777" w:rsidR="007A4854" w:rsidRPr="0050107A" w:rsidRDefault="007A4854" w:rsidP="0050107A">
      <w:pPr>
        <w:numPr>
          <w:ilvl w:val="0"/>
          <w:numId w:val="82"/>
          <w:numberingChange w:id="281" w:author="Aristo" w:date="2010-02-23T11:21:00Z" w:original="%1:2:2:."/>
        </w:numPr>
        <w:rPr>
          <w:sz w:val="20"/>
        </w:rPr>
      </w:pPr>
      <w:r w:rsidRPr="0050107A">
        <w:rPr>
          <w:sz w:val="20"/>
        </w:rPr>
        <w:t>the Soviet Union</w:t>
      </w:r>
    </w:p>
    <w:p w14:paraId="4114F127" w14:textId="77777777" w:rsidR="007A4854" w:rsidRPr="0050107A" w:rsidRDefault="00E05B49" w:rsidP="0050107A">
      <w:pPr>
        <w:numPr>
          <w:ilvl w:val="0"/>
          <w:numId w:val="82"/>
          <w:numberingChange w:id="282" w:author="Aristo" w:date="2010-02-23T11:21:00Z" w:original="%1:3:2:."/>
        </w:numPr>
        <w:rPr>
          <w:sz w:val="20"/>
        </w:rPr>
      </w:pPr>
      <w:r w:rsidRPr="0050107A">
        <w:rPr>
          <w:sz w:val="20"/>
        </w:rPr>
        <w:t>t</w:t>
      </w:r>
      <w:r w:rsidR="00224447" w:rsidRPr="0050107A">
        <w:rPr>
          <w:sz w:val="20"/>
        </w:rPr>
        <w:t xml:space="preserve">he </w:t>
      </w:r>
      <w:r w:rsidR="007A4854" w:rsidRPr="0050107A">
        <w:rPr>
          <w:sz w:val="20"/>
        </w:rPr>
        <w:t>United States</w:t>
      </w:r>
    </w:p>
    <w:p w14:paraId="5B743FE8" w14:textId="77777777" w:rsidR="007A4854" w:rsidRPr="0050107A" w:rsidRDefault="007A4854" w:rsidP="0050107A">
      <w:pPr>
        <w:numPr>
          <w:ilvl w:val="0"/>
          <w:numId w:val="82"/>
          <w:numberingChange w:id="283" w:author="Aristo" w:date="2010-02-23T11:21:00Z" w:original="%1:4:2:."/>
        </w:numPr>
        <w:rPr>
          <w:sz w:val="20"/>
        </w:rPr>
      </w:pPr>
      <w:r w:rsidRPr="0050107A">
        <w:rPr>
          <w:sz w:val="20"/>
        </w:rPr>
        <w:t>France</w:t>
      </w:r>
    </w:p>
    <w:p w14:paraId="15C47FD9" w14:textId="77777777" w:rsidR="007A4854" w:rsidRPr="0050107A" w:rsidRDefault="007A4854" w:rsidP="0050107A">
      <w:pPr>
        <w:numPr>
          <w:ilvl w:val="0"/>
          <w:numId w:val="82"/>
          <w:numberingChange w:id="284" w:author="Aristo" w:date="2010-02-23T11:21:00Z" w:original="%1:5:2:."/>
        </w:numPr>
        <w:rPr>
          <w:sz w:val="20"/>
        </w:rPr>
      </w:pPr>
      <w:r w:rsidRPr="0050107A">
        <w:rPr>
          <w:sz w:val="20"/>
        </w:rPr>
        <w:t>Britain</w:t>
      </w:r>
    </w:p>
    <w:p w14:paraId="2E697622" w14:textId="77777777" w:rsidR="007A4854" w:rsidRPr="0050107A" w:rsidRDefault="007A4854" w:rsidP="0050107A">
      <w:pPr>
        <w:numPr>
          <w:ilvl w:val="0"/>
          <w:numId w:val="58"/>
          <w:numberingChange w:id="285" w:author="Aristo" w:date="2010-02-23T11:21:00Z" w:original="%1:1:3:."/>
        </w:numPr>
        <w:rPr>
          <w:sz w:val="20"/>
        </w:rPr>
      </w:pPr>
      <w:r w:rsidRPr="0050107A">
        <w:rPr>
          <w:sz w:val="20"/>
        </w:rPr>
        <w:t>i, ii, iii and v</w:t>
      </w:r>
    </w:p>
    <w:p w14:paraId="1EE5C913" w14:textId="77777777" w:rsidR="007A4854" w:rsidRPr="0050107A" w:rsidRDefault="007A4854" w:rsidP="0050107A">
      <w:pPr>
        <w:numPr>
          <w:ilvl w:val="0"/>
          <w:numId w:val="58"/>
          <w:numberingChange w:id="286" w:author="Aristo" w:date="2010-02-23T11:21:00Z" w:original="%1:2:3:."/>
        </w:numPr>
        <w:rPr>
          <w:sz w:val="20"/>
        </w:rPr>
      </w:pPr>
      <w:r w:rsidRPr="0050107A">
        <w:rPr>
          <w:sz w:val="20"/>
        </w:rPr>
        <w:t>ii, iii and v</w:t>
      </w:r>
    </w:p>
    <w:p w14:paraId="705FA5C2" w14:textId="77777777" w:rsidR="007A4854" w:rsidRPr="0050107A" w:rsidRDefault="007A4854" w:rsidP="0050107A">
      <w:pPr>
        <w:numPr>
          <w:ilvl w:val="0"/>
          <w:numId w:val="58"/>
          <w:numberingChange w:id="287" w:author="Aristo" w:date="2010-02-23T11:21:00Z" w:original="%1:3:3:."/>
        </w:numPr>
        <w:rPr>
          <w:sz w:val="20"/>
        </w:rPr>
      </w:pPr>
      <w:r w:rsidRPr="0050107A">
        <w:rPr>
          <w:sz w:val="20"/>
        </w:rPr>
        <w:t>ii, iii, iv and v</w:t>
      </w:r>
    </w:p>
    <w:p w14:paraId="2066E4BC" w14:textId="77777777" w:rsidR="007A4854" w:rsidRPr="0050107A" w:rsidRDefault="007A4854" w:rsidP="0050107A">
      <w:pPr>
        <w:numPr>
          <w:ilvl w:val="0"/>
          <w:numId w:val="58"/>
          <w:numberingChange w:id="288" w:author="Aristo" w:date="2010-02-23T11:21:00Z" w:original="%1:4:3:."/>
        </w:numPr>
        <w:rPr>
          <w:sz w:val="20"/>
        </w:rPr>
      </w:pPr>
      <w:r w:rsidRPr="0050107A">
        <w:rPr>
          <w:sz w:val="20"/>
        </w:rPr>
        <w:t>i, ii, iv and v</w:t>
      </w:r>
    </w:p>
    <w:p w14:paraId="2661D14C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11A711A6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##C##</w:t>
      </w:r>
    </w:p>
    <w:p w14:paraId="515CDA41" w14:textId="77777777" w:rsidR="007A4854" w:rsidRPr="0050107A" w:rsidRDefault="007A4854" w:rsidP="0050107A">
      <w:pPr>
        <w:rPr>
          <w:sz w:val="20"/>
        </w:rPr>
      </w:pPr>
    </w:p>
    <w:p w14:paraId="722DDE5B" w14:textId="77777777" w:rsidR="00122C97" w:rsidRDefault="00122C97" w:rsidP="00122C97">
      <w:pPr>
        <w:rPr>
          <w:rFonts w:hint="eastAsia"/>
          <w:sz w:val="20"/>
        </w:rPr>
      </w:pPr>
      <w:r>
        <w:rPr>
          <w:rFonts w:hint="eastAsia"/>
          <w:sz w:val="20"/>
        </w:rPr>
        <w:t>|!|EM3105</w:t>
      </w:r>
      <w:r w:rsidR="009B65C1">
        <w:rPr>
          <w:rFonts w:hint="eastAsia"/>
          <w:sz w:val="20"/>
        </w:rPr>
        <w:t>9</w:t>
      </w:r>
      <w:r>
        <w:rPr>
          <w:rFonts w:hint="eastAsia"/>
          <w:sz w:val="20"/>
        </w:rPr>
        <w:t>|!|</w:t>
      </w:r>
    </w:p>
    <w:p w14:paraId="64B834BB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The division of Germany ended in _________.</w:t>
      </w:r>
    </w:p>
    <w:p w14:paraId="09CBC487" w14:textId="77777777" w:rsidR="007A4854" w:rsidRPr="0050107A" w:rsidRDefault="007A4854" w:rsidP="0050107A">
      <w:pPr>
        <w:numPr>
          <w:ilvl w:val="0"/>
          <w:numId w:val="59"/>
          <w:numberingChange w:id="289" w:author="Aristo" w:date="2010-02-23T11:21:00Z" w:original="%1:1:3:."/>
        </w:numPr>
        <w:rPr>
          <w:sz w:val="20"/>
        </w:rPr>
      </w:pPr>
      <w:r w:rsidRPr="0050107A">
        <w:rPr>
          <w:sz w:val="20"/>
        </w:rPr>
        <w:t>1989</w:t>
      </w:r>
    </w:p>
    <w:p w14:paraId="693F134E" w14:textId="77777777" w:rsidR="007A4854" w:rsidRPr="0050107A" w:rsidRDefault="007A4854" w:rsidP="0050107A">
      <w:pPr>
        <w:numPr>
          <w:ilvl w:val="0"/>
          <w:numId w:val="59"/>
          <w:numberingChange w:id="290" w:author="Aristo" w:date="2010-02-23T11:21:00Z" w:original="%1:2:3:."/>
        </w:numPr>
        <w:rPr>
          <w:sz w:val="20"/>
        </w:rPr>
      </w:pPr>
      <w:r w:rsidRPr="0050107A">
        <w:rPr>
          <w:sz w:val="20"/>
        </w:rPr>
        <w:t>1990</w:t>
      </w:r>
    </w:p>
    <w:p w14:paraId="33D4943E" w14:textId="77777777" w:rsidR="007A4854" w:rsidRPr="0050107A" w:rsidRDefault="007A4854" w:rsidP="0050107A">
      <w:pPr>
        <w:numPr>
          <w:ilvl w:val="0"/>
          <w:numId w:val="59"/>
          <w:numberingChange w:id="291" w:author="Aristo" w:date="2010-02-23T11:21:00Z" w:original="%1:3:3:."/>
        </w:numPr>
        <w:rPr>
          <w:sz w:val="20"/>
        </w:rPr>
      </w:pPr>
      <w:r w:rsidRPr="0050107A">
        <w:rPr>
          <w:sz w:val="20"/>
        </w:rPr>
        <w:t>1991</w:t>
      </w:r>
    </w:p>
    <w:p w14:paraId="7D47E07E" w14:textId="77777777" w:rsidR="007A4854" w:rsidRPr="0050107A" w:rsidRDefault="007A4854" w:rsidP="0050107A">
      <w:pPr>
        <w:numPr>
          <w:ilvl w:val="0"/>
          <w:numId w:val="59"/>
          <w:numberingChange w:id="292" w:author="Aristo" w:date="2010-02-23T11:21:00Z" w:original="%1:4:3:."/>
        </w:numPr>
        <w:rPr>
          <w:sz w:val="20"/>
        </w:rPr>
      </w:pPr>
      <w:r w:rsidRPr="0050107A">
        <w:rPr>
          <w:sz w:val="20"/>
        </w:rPr>
        <w:t>1992</w:t>
      </w:r>
    </w:p>
    <w:p w14:paraId="497C3709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3D583873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##B##</w:t>
      </w:r>
    </w:p>
    <w:p w14:paraId="7C7A67FE" w14:textId="77777777" w:rsidR="007A4854" w:rsidRPr="0050107A" w:rsidRDefault="007A4854" w:rsidP="0050107A">
      <w:pPr>
        <w:rPr>
          <w:sz w:val="20"/>
        </w:rPr>
      </w:pPr>
    </w:p>
    <w:p w14:paraId="7EF481C4" w14:textId="77777777" w:rsidR="009B65C1" w:rsidRDefault="009B65C1" w:rsidP="009B65C1">
      <w:pPr>
        <w:rPr>
          <w:rFonts w:hint="eastAsia"/>
          <w:sz w:val="20"/>
        </w:rPr>
      </w:pPr>
      <w:r>
        <w:rPr>
          <w:rFonts w:hint="eastAsia"/>
          <w:sz w:val="20"/>
        </w:rPr>
        <w:t>|!|EM31060|!|</w:t>
      </w:r>
    </w:p>
    <w:p w14:paraId="05233E35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After the Second World War, Japan was occupied by _______________.</w:t>
      </w:r>
    </w:p>
    <w:p w14:paraId="3416306D" w14:textId="77777777" w:rsidR="007A4854" w:rsidRPr="0050107A" w:rsidRDefault="007A4854" w:rsidP="0050107A">
      <w:pPr>
        <w:numPr>
          <w:ilvl w:val="0"/>
          <w:numId w:val="60"/>
          <w:numberingChange w:id="293" w:author="Aristo" w:date="2010-02-23T11:21:00Z" w:original="%1:1:3:."/>
        </w:numPr>
        <w:rPr>
          <w:sz w:val="20"/>
        </w:rPr>
      </w:pPr>
      <w:r w:rsidRPr="0050107A">
        <w:rPr>
          <w:sz w:val="20"/>
        </w:rPr>
        <w:t>Britain</w:t>
      </w:r>
    </w:p>
    <w:p w14:paraId="524C8FC7" w14:textId="77777777" w:rsidR="007A4854" w:rsidRPr="0050107A" w:rsidRDefault="007A4854" w:rsidP="0050107A">
      <w:pPr>
        <w:numPr>
          <w:ilvl w:val="0"/>
          <w:numId w:val="60"/>
          <w:numberingChange w:id="294" w:author="Aristo" w:date="2010-02-23T11:21:00Z" w:original="%1:2:3:."/>
        </w:numPr>
        <w:rPr>
          <w:sz w:val="20"/>
        </w:rPr>
      </w:pPr>
      <w:r w:rsidRPr="0050107A">
        <w:rPr>
          <w:sz w:val="20"/>
        </w:rPr>
        <w:t>France</w:t>
      </w:r>
    </w:p>
    <w:p w14:paraId="5E349863" w14:textId="77777777" w:rsidR="007A4854" w:rsidRPr="0050107A" w:rsidRDefault="007A4854" w:rsidP="0050107A">
      <w:pPr>
        <w:numPr>
          <w:ilvl w:val="0"/>
          <w:numId w:val="60"/>
          <w:numberingChange w:id="295" w:author="Aristo" w:date="2010-02-23T11:21:00Z" w:original="%1:3:3:."/>
        </w:numPr>
        <w:rPr>
          <w:sz w:val="20"/>
        </w:rPr>
      </w:pPr>
      <w:r w:rsidRPr="0050107A">
        <w:rPr>
          <w:sz w:val="20"/>
        </w:rPr>
        <w:t>China</w:t>
      </w:r>
    </w:p>
    <w:p w14:paraId="22C6F8AA" w14:textId="77777777" w:rsidR="007A4854" w:rsidRPr="0050107A" w:rsidRDefault="000F7116" w:rsidP="0050107A">
      <w:pPr>
        <w:numPr>
          <w:ilvl w:val="0"/>
          <w:numId w:val="60"/>
          <w:numberingChange w:id="296" w:author="Aristo" w:date="2010-02-23T11:21:00Z" w:original="%1:4:3:."/>
        </w:numPr>
        <w:rPr>
          <w:sz w:val="20"/>
        </w:rPr>
      </w:pPr>
      <w:r w:rsidRPr="0050107A">
        <w:rPr>
          <w:sz w:val="20"/>
        </w:rPr>
        <w:t>t</w:t>
      </w:r>
      <w:r w:rsidR="007A4854" w:rsidRPr="0050107A">
        <w:rPr>
          <w:sz w:val="20"/>
        </w:rPr>
        <w:t>he United States</w:t>
      </w:r>
    </w:p>
    <w:p w14:paraId="463E5E69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1B8B503" w14:textId="77777777" w:rsidR="007A4854" w:rsidRPr="0050107A" w:rsidRDefault="007A4854" w:rsidP="0050107A">
      <w:pPr>
        <w:rPr>
          <w:sz w:val="20"/>
        </w:rPr>
      </w:pPr>
      <w:r w:rsidRPr="0050107A">
        <w:rPr>
          <w:sz w:val="20"/>
        </w:rPr>
        <w:t>##D##</w:t>
      </w:r>
    </w:p>
    <w:p w14:paraId="06053040" w14:textId="77777777" w:rsidR="007A4854" w:rsidRPr="0050107A" w:rsidRDefault="007A4854" w:rsidP="0050107A">
      <w:pPr>
        <w:rPr>
          <w:sz w:val="20"/>
        </w:rPr>
      </w:pPr>
    </w:p>
    <w:p w14:paraId="1018B9E8" w14:textId="77777777" w:rsidR="000662E7" w:rsidRDefault="000662E7" w:rsidP="000662E7">
      <w:pPr>
        <w:rPr>
          <w:rFonts w:hint="eastAsia"/>
          <w:sz w:val="20"/>
        </w:rPr>
      </w:pPr>
      <w:r>
        <w:rPr>
          <w:rFonts w:hint="eastAsia"/>
          <w:sz w:val="20"/>
        </w:rPr>
        <w:t>|!|EM31061|!|</w:t>
      </w:r>
    </w:p>
    <w:p w14:paraId="1FA0A4AB" w14:textId="77777777" w:rsidR="007A4854" w:rsidRPr="0050107A" w:rsidRDefault="007A4854" w:rsidP="0050107A">
      <w:pPr>
        <w:ind w:right="26"/>
        <w:rPr>
          <w:sz w:val="20"/>
        </w:rPr>
      </w:pPr>
      <w:r w:rsidRPr="0050107A">
        <w:rPr>
          <w:sz w:val="20"/>
        </w:rPr>
        <w:t>Which of the following people made this statement:</w:t>
      </w:r>
      <w:r w:rsidR="000F7116" w:rsidRPr="0050107A">
        <w:rPr>
          <w:sz w:val="20"/>
        </w:rPr>
        <w:t xml:space="preserve"> “</w:t>
      </w:r>
      <w:r w:rsidRPr="0050107A">
        <w:rPr>
          <w:sz w:val="20"/>
        </w:rPr>
        <w:t>From Stettin in the Baltic to Trieste in the Adriatic, an Iron Curtain has descended across the continent</w:t>
      </w:r>
      <w:r w:rsidR="000F7116" w:rsidRPr="0050107A">
        <w:rPr>
          <w:sz w:val="20"/>
        </w:rPr>
        <w:t>”</w:t>
      </w:r>
      <w:r w:rsidRPr="0050107A">
        <w:rPr>
          <w:sz w:val="20"/>
        </w:rPr>
        <w:t>"?</w:t>
      </w:r>
    </w:p>
    <w:p w14:paraId="70D9EE1D" w14:textId="77777777" w:rsidR="007A4854" w:rsidRPr="0050107A" w:rsidRDefault="007A4854" w:rsidP="0050107A">
      <w:pPr>
        <w:numPr>
          <w:ilvl w:val="0"/>
          <w:numId w:val="86"/>
          <w:numberingChange w:id="297" w:author="Aristo" w:date="2010-02-23T11:21:00Z" w:original="%1:1:3:."/>
        </w:numPr>
        <w:ind w:right="26"/>
        <w:rPr>
          <w:sz w:val="20"/>
        </w:rPr>
      </w:pPr>
      <w:r w:rsidRPr="0050107A">
        <w:rPr>
          <w:sz w:val="20"/>
        </w:rPr>
        <w:t>Roosevelt</w:t>
      </w:r>
    </w:p>
    <w:p w14:paraId="7390BF00" w14:textId="77777777" w:rsidR="007A4854" w:rsidRPr="0050107A" w:rsidRDefault="007A4854" w:rsidP="0050107A">
      <w:pPr>
        <w:numPr>
          <w:ilvl w:val="0"/>
          <w:numId w:val="86"/>
          <w:numberingChange w:id="298" w:author="Aristo" w:date="2010-02-23T11:21:00Z" w:original="%1:2:3:."/>
        </w:numPr>
        <w:ind w:right="26"/>
        <w:rPr>
          <w:sz w:val="20"/>
        </w:rPr>
      </w:pPr>
      <w:r w:rsidRPr="0050107A">
        <w:rPr>
          <w:sz w:val="20"/>
        </w:rPr>
        <w:t>Churchill</w:t>
      </w:r>
    </w:p>
    <w:p w14:paraId="12FC5592" w14:textId="77777777" w:rsidR="007A4854" w:rsidRPr="0050107A" w:rsidRDefault="007A4854" w:rsidP="0050107A">
      <w:pPr>
        <w:numPr>
          <w:ilvl w:val="0"/>
          <w:numId w:val="86"/>
          <w:numberingChange w:id="299" w:author="Aristo" w:date="2010-02-23T11:21:00Z" w:original="%1:3:3:."/>
        </w:numPr>
        <w:ind w:right="26"/>
        <w:rPr>
          <w:sz w:val="20"/>
        </w:rPr>
      </w:pPr>
      <w:r w:rsidRPr="0050107A">
        <w:rPr>
          <w:sz w:val="20"/>
        </w:rPr>
        <w:t>Stalin</w:t>
      </w:r>
    </w:p>
    <w:p w14:paraId="756B6B2C" w14:textId="77777777" w:rsidR="007A4854" w:rsidRPr="0050107A" w:rsidRDefault="007A4854" w:rsidP="0050107A">
      <w:pPr>
        <w:numPr>
          <w:ilvl w:val="0"/>
          <w:numId w:val="86"/>
          <w:numberingChange w:id="300" w:author="Aristo" w:date="2010-02-23T11:21:00Z" w:original="%1:4:3:."/>
        </w:numPr>
        <w:ind w:right="26"/>
        <w:rPr>
          <w:sz w:val="20"/>
        </w:rPr>
      </w:pPr>
      <w:r w:rsidRPr="0050107A">
        <w:rPr>
          <w:sz w:val="20"/>
        </w:rPr>
        <w:t>Mao Zedong</w:t>
      </w:r>
    </w:p>
    <w:p w14:paraId="34FB6C79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C7D309B" w14:textId="77777777" w:rsidR="007A4854" w:rsidRPr="0050107A" w:rsidRDefault="007A4854" w:rsidP="0050107A">
      <w:pPr>
        <w:ind w:right="26"/>
        <w:rPr>
          <w:sz w:val="20"/>
        </w:rPr>
      </w:pPr>
      <w:r w:rsidRPr="0050107A">
        <w:rPr>
          <w:sz w:val="20"/>
        </w:rPr>
        <w:t>##B##</w:t>
      </w:r>
    </w:p>
    <w:p w14:paraId="59BE6B32" w14:textId="77777777" w:rsidR="007A4854" w:rsidRPr="0050107A" w:rsidRDefault="007A4854" w:rsidP="0050107A">
      <w:pPr>
        <w:ind w:right="26"/>
        <w:rPr>
          <w:sz w:val="20"/>
        </w:rPr>
      </w:pPr>
    </w:p>
    <w:p w14:paraId="7923428A" w14:textId="77777777" w:rsidR="000662E7" w:rsidRDefault="000662E7" w:rsidP="000662E7">
      <w:pPr>
        <w:rPr>
          <w:rFonts w:hint="eastAsia"/>
          <w:sz w:val="20"/>
        </w:rPr>
      </w:pPr>
      <w:r>
        <w:rPr>
          <w:rFonts w:hint="eastAsia"/>
          <w:sz w:val="20"/>
        </w:rPr>
        <w:t>|!|EM31062|!|</w:t>
      </w:r>
    </w:p>
    <w:p w14:paraId="58BC9F1E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 xml:space="preserve">The Cold War started after _____________. </w:t>
      </w:r>
    </w:p>
    <w:p w14:paraId="57312CD2" w14:textId="77777777" w:rsidR="007A4854" w:rsidRPr="0050107A" w:rsidRDefault="007A4854" w:rsidP="0050107A">
      <w:pPr>
        <w:numPr>
          <w:ilvl w:val="0"/>
          <w:numId w:val="87"/>
          <w:numberingChange w:id="301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the First World War</w:t>
      </w:r>
    </w:p>
    <w:p w14:paraId="149155D9" w14:textId="77777777" w:rsidR="007A4854" w:rsidRPr="0050107A" w:rsidRDefault="007A4854" w:rsidP="0050107A">
      <w:pPr>
        <w:numPr>
          <w:ilvl w:val="0"/>
          <w:numId w:val="87"/>
          <w:numberingChange w:id="302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the Second World War</w:t>
      </w:r>
    </w:p>
    <w:p w14:paraId="26972C57" w14:textId="77777777" w:rsidR="007A4854" w:rsidRPr="0050107A" w:rsidRDefault="007A4854" w:rsidP="0050107A">
      <w:pPr>
        <w:numPr>
          <w:ilvl w:val="0"/>
          <w:numId w:val="87"/>
          <w:numberingChange w:id="303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the Franco-Prussian War</w:t>
      </w:r>
    </w:p>
    <w:p w14:paraId="108CDC87" w14:textId="77777777" w:rsidR="007A4854" w:rsidRPr="0050107A" w:rsidRDefault="007A4854" w:rsidP="0050107A">
      <w:pPr>
        <w:numPr>
          <w:ilvl w:val="0"/>
          <w:numId w:val="87"/>
          <w:numberingChange w:id="304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the Second Balkan War</w:t>
      </w:r>
    </w:p>
    <w:p w14:paraId="06F4CF22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78BB05A5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##B##</w:t>
      </w:r>
    </w:p>
    <w:p w14:paraId="39D470EB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25FCC974" w14:textId="77777777" w:rsidR="000662E7" w:rsidRDefault="000662E7" w:rsidP="000662E7">
      <w:pPr>
        <w:rPr>
          <w:rFonts w:hint="eastAsia"/>
          <w:sz w:val="20"/>
        </w:rPr>
      </w:pPr>
      <w:r>
        <w:rPr>
          <w:rFonts w:hint="eastAsia"/>
          <w:sz w:val="20"/>
        </w:rPr>
        <w:t>|!|EM31063|!|</w:t>
      </w:r>
    </w:p>
    <w:p w14:paraId="6DC93810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The Cold War was mainly caused by _________________ and ideological differences between the capitalist bloc and the communist bloc.</w:t>
      </w:r>
    </w:p>
    <w:p w14:paraId="5B789E3E" w14:textId="77777777" w:rsidR="007A4854" w:rsidRPr="0050107A" w:rsidRDefault="007A4854" w:rsidP="0050107A">
      <w:pPr>
        <w:numPr>
          <w:ilvl w:val="0"/>
          <w:numId w:val="88"/>
          <w:numberingChange w:id="305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economic conflicts</w:t>
      </w:r>
    </w:p>
    <w:p w14:paraId="3D5BA809" w14:textId="77777777" w:rsidR="007A4854" w:rsidRPr="0050107A" w:rsidRDefault="007A4854" w:rsidP="0050107A">
      <w:pPr>
        <w:numPr>
          <w:ilvl w:val="0"/>
          <w:numId w:val="88"/>
          <w:numberingChange w:id="306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colonial conflicts</w:t>
      </w:r>
    </w:p>
    <w:p w14:paraId="004A3040" w14:textId="77777777" w:rsidR="007A4854" w:rsidRPr="0050107A" w:rsidRDefault="00124018" w:rsidP="0050107A">
      <w:pPr>
        <w:numPr>
          <w:ilvl w:val="0"/>
          <w:numId w:val="88"/>
          <w:numberingChange w:id="307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mutual suspicion</w:t>
      </w:r>
    </w:p>
    <w:p w14:paraId="3929A599" w14:textId="77777777" w:rsidR="007A4854" w:rsidRPr="0050107A" w:rsidRDefault="007A4854" w:rsidP="0050107A">
      <w:pPr>
        <w:numPr>
          <w:ilvl w:val="0"/>
          <w:numId w:val="88"/>
          <w:numberingChange w:id="308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religious conflicts</w:t>
      </w:r>
    </w:p>
    <w:p w14:paraId="0DC2A7B8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7FA8E421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##C##</w:t>
      </w:r>
    </w:p>
    <w:p w14:paraId="0D44BF3A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2168C381" w14:textId="77777777" w:rsidR="000662E7" w:rsidRDefault="000662E7" w:rsidP="000662E7">
      <w:pPr>
        <w:rPr>
          <w:rFonts w:hint="eastAsia"/>
          <w:sz w:val="20"/>
        </w:rPr>
      </w:pPr>
      <w:r>
        <w:rPr>
          <w:rFonts w:hint="eastAsia"/>
          <w:sz w:val="20"/>
        </w:rPr>
        <w:t>|!|EM31064|!|</w:t>
      </w:r>
    </w:p>
    <w:p w14:paraId="4B20DE84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During the Cold War, the capitalist bloc was led by ________________.</w:t>
      </w:r>
    </w:p>
    <w:p w14:paraId="47053FB3" w14:textId="77777777" w:rsidR="007A4854" w:rsidRPr="0050107A" w:rsidRDefault="007A4854" w:rsidP="0050107A">
      <w:pPr>
        <w:numPr>
          <w:ilvl w:val="0"/>
          <w:numId w:val="89"/>
          <w:numberingChange w:id="309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the Soviet Union</w:t>
      </w:r>
    </w:p>
    <w:p w14:paraId="2F699663" w14:textId="77777777" w:rsidR="007A4854" w:rsidRPr="0050107A" w:rsidRDefault="007A4854" w:rsidP="0050107A">
      <w:pPr>
        <w:numPr>
          <w:ilvl w:val="0"/>
          <w:numId w:val="89"/>
          <w:numberingChange w:id="310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Britain</w:t>
      </w:r>
    </w:p>
    <w:p w14:paraId="00BB1E13" w14:textId="77777777" w:rsidR="007A4854" w:rsidRPr="0050107A" w:rsidRDefault="00145241" w:rsidP="0050107A">
      <w:pPr>
        <w:numPr>
          <w:ilvl w:val="0"/>
          <w:numId w:val="89"/>
          <w:numberingChange w:id="311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t</w:t>
      </w:r>
      <w:r w:rsidR="00224447" w:rsidRPr="0050107A">
        <w:rPr>
          <w:sz w:val="20"/>
        </w:rPr>
        <w:t xml:space="preserve">he </w:t>
      </w:r>
      <w:r w:rsidR="007A4854" w:rsidRPr="0050107A">
        <w:rPr>
          <w:sz w:val="20"/>
        </w:rPr>
        <w:t>United States</w:t>
      </w:r>
    </w:p>
    <w:p w14:paraId="257D64AB" w14:textId="77777777" w:rsidR="007A4854" w:rsidRPr="0050107A" w:rsidRDefault="007A4854" w:rsidP="0050107A">
      <w:pPr>
        <w:numPr>
          <w:ilvl w:val="0"/>
          <w:numId w:val="89"/>
          <w:numberingChange w:id="312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Austria</w:t>
      </w:r>
    </w:p>
    <w:p w14:paraId="568BBC94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49CE518B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##C##</w:t>
      </w:r>
    </w:p>
    <w:p w14:paraId="0B1B2694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2BA3B084" w14:textId="77777777" w:rsidR="000662E7" w:rsidRDefault="000662E7" w:rsidP="000662E7">
      <w:pPr>
        <w:rPr>
          <w:rFonts w:hint="eastAsia"/>
          <w:sz w:val="20"/>
        </w:rPr>
      </w:pPr>
      <w:r>
        <w:rPr>
          <w:rFonts w:hint="eastAsia"/>
          <w:sz w:val="20"/>
        </w:rPr>
        <w:t>|!|EM31065|!|</w:t>
      </w:r>
    </w:p>
    <w:p w14:paraId="41B78CFF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Which of the following nations was the leader of the communist bloc during the Cold War?</w:t>
      </w:r>
    </w:p>
    <w:p w14:paraId="39A8F2B2" w14:textId="77777777" w:rsidR="007A4854" w:rsidRPr="0050107A" w:rsidRDefault="00166523" w:rsidP="0050107A">
      <w:pPr>
        <w:numPr>
          <w:ilvl w:val="0"/>
          <w:numId w:val="90"/>
          <w:numberingChange w:id="313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t</w:t>
      </w:r>
      <w:r w:rsidR="00224447" w:rsidRPr="0050107A">
        <w:rPr>
          <w:sz w:val="20"/>
        </w:rPr>
        <w:t xml:space="preserve">he </w:t>
      </w:r>
      <w:r w:rsidR="007A4854" w:rsidRPr="0050107A">
        <w:rPr>
          <w:sz w:val="20"/>
        </w:rPr>
        <w:t>United States</w:t>
      </w:r>
    </w:p>
    <w:p w14:paraId="21736B43" w14:textId="77777777" w:rsidR="007A4854" w:rsidRPr="0050107A" w:rsidRDefault="007A4854" w:rsidP="0050107A">
      <w:pPr>
        <w:numPr>
          <w:ilvl w:val="0"/>
          <w:numId w:val="90"/>
          <w:numberingChange w:id="314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Britain</w:t>
      </w:r>
    </w:p>
    <w:p w14:paraId="63E69F96" w14:textId="77777777" w:rsidR="007A4854" w:rsidRPr="0050107A" w:rsidRDefault="007A4854" w:rsidP="0050107A">
      <w:pPr>
        <w:numPr>
          <w:ilvl w:val="0"/>
          <w:numId w:val="90"/>
          <w:numberingChange w:id="315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North Korea</w:t>
      </w:r>
    </w:p>
    <w:p w14:paraId="21852AD1" w14:textId="77777777" w:rsidR="007A4854" w:rsidRPr="0050107A" w:rsidRDefault="00166523" w:rsidP="0050107A">
      <w:pPr>
        <w:numPr>
          <w:ilvl w:val="0"/>
          <w:numId w:val="90"/>
          <w:numberingChange w:id="316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t</w:t>
      </w:r>
      <w:r w:rsidR="00ED0CDF" w:rsidRPr="0050107A">
        <w:rPr>
          <w:sz w:val="20"/>
        </w:rPr>
        <w:t xml:space="preserve">he </w:t>
      </w:r>
      <w:r w:rsidR="007A4854" w:rsidRPr="0050107A">
        <w:rPr>
          <w:sz w:val="20"/>
        </w:rPr>
        <w:t>Soviet Union</w:t>
      </w:r>
    </w:p>
    <w:p w14:paraId="0CC847EE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7A7C2B2E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##D##</w:t>
      </w:r>
    </w:p>
    <w:p w14:paraId="08918CFC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52DA4A08" w14:textId="77777777" w:rsidR="000662E7" w:rsidRDefault="000662E7" w:rsidP="000662E7">
      <w:pPr>
        <w:rPr>
          <w:rFonts w:hint="eastAsia"/>
          <w:sz w:val="20"/>
        </w:rPr>
      </w:pPr>
      <w:r>
        <w:rPr>
          <w:rFonts w:hint="eastAsia"/>
          <w:sz w:val="20"/>
        </w:rPr>
        <w:t>|!|EM31066|!|</w:t>
      </w:r>
    </w:p>
    <w:p w14:paraId="1B56EE60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What was the cause of the Berlin Blockade?</w:t>
      </w:r>
    </w:p>
    <w:p w14:paraId="710387B4" w14:textId="77777777" w:rsidR="007A4854" w:rsidRPr="0050107A" w:rsidRDefault="007A4854" w:rsidP="0050107A">
      <w:pPr>
        <w:numPr>
          <w:ilvl w:val="0"/>
          <w:numId w:val="91"/>
          <w:numberingChange w:id="317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The United States wanted to control Berlin.</w:t>
      </w:r>
    </w:p>
    <w:p w14:paraId="2F79F263" w14:textId="77777777" w:rsidR="007A4854" w:rsidRPr="0050107A" w:rsidRDefault="00991CA3" w:rsidP="0050107A">
      <w:pPr>
        <w:numPr>
          <w:ilvl w:val="0"/>
          <w:numId w:val="91"/>
          <w:numberingChange w:id="318" w:author="Aristo" w:date="2010-02-23T11:21:00Z" w:original="%1:2:3:."/>
        </w:numPr>
        <w:ind w:right="26"/>
        <w:jc w:val="both"/>
        <w:rPr>
          <w:sz w:val="20"/>
        </w:rPr>
      </w:pPr>
      <w:r>
        <w:rPr>
          <w:rFonts w:hint="eastAsia"/>
          <w:sz w:val="20"/>
        </w:rPr>
        <w:t>Germany</w:t>
      </w:r>
      <w:r w:rsidR="007A4854" w:rsidRPr="0050107A">
        <w:rPr>
          <w:sz w:val="20"/>
        </w:rPr>
        <w:t xml:space="preserve"> wanted to get rid of </w:t>
      </w:r>
      <w:r w:rsidR="003A1CE0">
        <w:rPr>
          <w:rFonts w:hint="eastAsia"/>
          <w:sz w:val="20"/>
        </w:rPr>
        <w:t xml:space="preserve">the </w:t>
      </w:r>
      <w:r w:rsidR="007A4854" w:rsidRPr="0050107A">
        <w:rPr>
          <w:sz w:val="20"/>
        </w:rPr>
        <w:t>influence</w:t>
      </w:r>
      <w:r w:rsidR="003A1CE0">
        <w:rPr>
          <w:rFonts w:hint="eastAsia"/>
          <w:sz w:val="20"/>
        </w:rPr>
        <w:t xml:space="preserve"> of the United States</w:t>
      </w:r>
      <w:r w:rsidR="007A4854" w:rsidRPr="0050107A">
        <w:rPr>
          <w:sz w:val="20"/>
        </w:rPr>
        <w:t xml:space="preserve"> in Germany.</w:t>
      </w:r>
    </w:p>
    <w:p w14:paraId="74548C50" w14:textId="77777777" w:rsidR="007A4854" w:rsidRPr="0050107A" w:rsidRDefault="007A4854" w:rsidP="0050107A">
      <w:pPr>
        <w:numPr>
          <w:ilvl w:val="0"/>
          <w:numId w:val="91"/>
          <w:numberingChange w:id="319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Stalin wanted to expand the influence of the Soviet Union in Germany.</w:t>
      </w:r>
    </w:p>
    <w:p w14:paraId="6A97DCC9" w14:textId="77777777" w:rsidR="007A4854" w:rsidRPr="0050107A" w:rsidRDefault="007A4854" w:rsidP="0050107A">
      <w:pPr>
        <w:numPr>
          <w:ilvl w:val="0"/>
          <w:numId w:val="91"/>
          <w:numberingChange w:id="320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Britain wanted to control Berlin.</w:t>
      </w:r>
    </w:p>
    <w:p w14:paraId="5EFDF14C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4F1EC820" w14:textId="77777777" w:rsidR="007A4854" w:rsidRDefault="007A4854" w:rsidP="0050107A">
      <w:pPr>
        <w:ind w:right="26"/>
        <w:jc w:val="both"/>
        <w:rPr>
          <w:rFonts w:hint="eastAsia"/>
          <w:sz w:val="20"/>
        </w:rPr>
      </w:pPr>
      <w:r w:rsidRPr="0050107A">
        <w:rPr>
          <w:sz w:val="20"/>
        </w:rPr>
        <w:t>##C##</w:t>
      </w:r>
    </w:p>
    <w:p w14:paraId="6AF05375" w14:textId="77777777" w:rsidR="00DA3525" w:rsidRPr="0050107A" w:rsidRDefault="00DA3525" w:rsidP="0050107A">
      <w:pPr>
        <w:ind w:right="26"/>
        <w:jc w:val="both"/>
        <w:rPr>
          <w:rFonts w:hint="eastAsia"/>
          <w:sz w:val="20"/>
        </w:rPr>
      </w:pPr>
    </w:p>
    <w:p w14:paraId="20BE958F" w14:textId="77777777" w:rsidR="000662E7" w:rsidRDefault="000662E7" w:rsidP="000662E7">
      <w:pPr>
        <w:rPr>
          <w:rFonts w:hint="eastAsia"/>
          <w:sz w:val="20"/>
        </w:rPr>
      </w:pPr>
      <w:r>
        <w:rPr>
          <w:rFonts w:hint="eastAsia"/>
          <w:sz w:val="20"/>
        </w:rPr>
        <w:t>|!|EM31067|!|</w:t>
      </w:r>
    </w:p>
    <w:p w14:paraId="4A7C518F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 xml:space="preserve">When was the North Atlantic Treaty </w:t>
      </w:r>
      <w:r w:rsidR="00AA746E" w:rsidRPr="0050107A">
        <w:rPr>
          <w:sz w:val="20"/>
        </w:rPr>
        <w:t xml:space="preserve">Organisation </w:t>
      </w:r>
      <w:r w:rsidRPr="0050107A">
        <w:rPr>
          <w:sz w:val="20"/>
        </w:rPr>
        <w:t>formed?</w:t>
      </w:r>
    </w:p>
    <w:p w14:paraId="1E51C726" w14:textId="77777777" w:rsidR="007A4854" w:rsidRPr="0050107A" w:rsidRDefault="007A4854" w:rsidP="0050107A">
      <w:pPr>
        <w:numPr>
          <w:ilvl w:val="0"/>
          <w:numId w:val="92"/>
          <w:numberingChange w:id="321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in 1946</w:t>
      </w:r>
    </w:p>
    <w:p w14:paraId="4251BB5F" w14:textId="77777777" w:rsidR="007A4854" w:rsidRPr="0050107A" w:rsidRDefault="007A4854" w:rsidP="0050107A">
      <w:pPr>
        <w:numPr>
          <w:ilvl w:val="0"/>
          <w:numId w:val="92"/>
          <w:numberingChange w:id="322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in 1947</w:t>
      </w:r>
    </w:p>
    <w:p w14:paraId="548DF8B0" w14:textId="77777777" w:rsidR="007A4854" w:rsidRPr="0050107A" w:rsidRDefault="007A4854" w:rsidP="0050107A">
      <w:pPr>
        <w:numPr>
          <w:ilvl w:val="0"/>
          <w:numId w:val="92"/>
          <w:numberingChange w:id="323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in 1948</w:t>
      </w:r>
    </w:p>
    <w:p w14:paraId="658A5539" w14:textId="77777777" w:rsidR="007A4854" w:rsidRPr="0050107A" w:rsidRDefault="007A4854" w:rsidP="0050107A">
      <w:pPr>
        <w:numPr>
          <w:ilvl w:val="0"/>
          <w:numId w:val="92"/>
          <w:numberingChange w:id="324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in 1949</w:t>
      </w:r>
    </w:p>
    <w:p w14:paraId="06F44B05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4EEB417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##D##</w:t>
      </w:r>
    </w:p>
    <w:p w14:paraId="347FB5D1" w14:textId="77777777" w:rsidR="000662E7" w:rsidRDefault="000662E7" w:rsidP="000662E7">
      <w:pPr>
        <w:rPr>
          <w:rFonts w:hint="eastAsia"/>
          <w:sz w:val="20"/>
        </w:rPr>
      </w:pPr>
      <w:r>
        <w:rPr>
          <w:rFonts w:hint="eastAsia"/>
          <w:sz w:val="20"/>
        </w:rPr>
        <w:t>|!|EM31068|!|</w:t>
      </w:r>
    </w:p>
    <w:p w14:paraId="226ED623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 xml:space="preserve">Why was the North Atlantic Treaty </w:t>
      </w:r>
      <w:r w:rsidR="00AA746E" w:rsidRPr="0050107A">
        <w:rPr>
          <w:sz w:val="20"/>
        </w:rPr>
        <w:t xml:space="preserve">Organisation </w:t>
      </w:r>
      <w:r w:rsidRPr="0050107A">
        <w:rPr>
          <w:sz w:val="20"/>
        </w:rPr>
        <w:t>formed?</w:t>
      </w:r>
    </w:p>
    <w:p w14:paraId="1119D3EF" w14:textId="77777777" w:rsidR="007A4854" w:rsidRPr="0050107A" w:rsidRDefault="007A4854" w:rsidP="0050107A">
      <w:pPr>
        <w:numPr>
          <w:ilvl w:val="0"/>
          <w:numId w:val="93"/>
          <w:numberingChange w:id="325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It was formed to counter the influence of the Soviet Union in Europe.</w:t>
      </w:r>
    </w:p>
    <w:p w14:paraId="26E43BC9" w14:textId="77777777" w:rsidR="007A4854" w:rsidRPr="0050107A" w:rsidRDefault="007A4854" w:rsidP="0050107A">
      <w:pPr>
        <w:numPr>
          <w:ilvl w:val="0"/>
          <w:numId w:val="93"/>
          <w:numberingChange w:id="326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It was formed to challenge the supremacy of the Soviet Union.</w:t>
      </w:r>
    </w:p>
    <w:p w14:paraId="1CD65E32" w14:textId="77777777" w:rsidR="007A4854" w:rsidRPr="0050107A" w:rsidRDefault="007A4854" w:rsidP="0050107A">
      <w:pPr>
        <w:numPr>
          <w:ilvl w:val="0"/>
          <w:numId w:val="93"/>
          <w:numberingChange w:id="327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It was formed to spread communism in Europe.</w:t>
      </w:r>
    </w:p>
    <w:p w14:paraId="66E86546" w14:textId="77777777" w:rsidR="007A4854" w:rsidRPr="0050107A" w:rsidRDefault="007A4854" w:rsidP="0050107A">
      <w:pPr>
        <w:numPr>
          <w:ilvl w:val="0"/>
          <w:numId w:val="93"/>
          <w:numberingChange w:id="328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It was formed to spread capitalism in Europe.</w:t>
      </w:r>
    </w:p>
    <w:p w14:paraId="7C8228B6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860B8BE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##A##</w:t>
      </w:r>
    </w:p>
    <w:p w14:paraId="219C16C9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7C22D49D" w14:textId="77777777" w:rsidR="000662E7" w:rsidRDefault="000662E7" w:rsidP="000662E7">
      <w:pPr>
        <w:rPr>
          <w:rFonts w:hint="eastAsia"/>
          <w:sz w:val="20"/>
        </w:rPr>
      </w:pPr>
      <w:r>
        <w:rPr>
          <w:rFonts w:hint="eastAsia"/>
          <w:sz w:val="20"/>
        </w:rPr>
        <w:t>|!|EM31069|!|</w:t>
      </w:r>
    </w:p>
    <w:p w14:paraId="5F4382B2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What does the word NATO stand for?</w:t>
      </w:r>
    </w:p>
    <w:p w14:paraId="3BF9C3A7" w14:textId="77777777" w:rsidR="007A4854" w:rsidRPr="0050107A" w:rsidRDefault="007A4854" w:rsidP="0050107A">
      <w:pPr>
        <w:numPr>
          <w:ilvl w:val="0"/>
          <w:numId w:val="94"/>
          <w:numberingChange w:id="329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 xml:space="preserve">North American Treaty </w:t>
      </w:r>
      <w:r w:rsidR="00AA746E" w:rsidRPr="0050107A">
        <w:rPr>
          <w:sz w:val="20"/>
        </w:rPr>
        <w:t>Organisation</w:t>
      </w:r>
    </w:p>
    <w:p w14:paraId="77D3A11A" w14:textId="77777777" w:rsidR="007A4854" w:rsidRPr="0050107A" w:rsidRDefault="007A4854" w:rsidP="0050107A">
      <w:pPr>
        <w:numPr>
          <w:ilvl w:val="0"/>
          <w:numId w:val="94"/>
          <w:numberingChange w:id="330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 xml:space="preserve">North Atlantic Treaty </w:t>
      </w:r>
      <w:r w:rsidR="00AA746E" w:rsidRPr="0050107A">
        <w:rPr>
          <w:sz w:val="20"/>
        </w:rPr>
        <w:t>Organisation</w:t>
      </w:r>
    </w:p>
    <w:p w14:paraId="0CD84E92" w14:textId="77777777" w:rsidR="007A4854" w:rsidRPr="0050107A" w:rsidRDefault="007A4854" w:rsidP="0050107A">
      <w:pPr>
        <w:numPr>
          <w:ilvl w:val="0"/>
          <w:numId w:val="94"/>
          <w:numberingChange w:id="331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 xml:space="preserve">North African Treaty </w:t>
      </w:r>
      <w:r w:rsidR="00AA746E" w:rsidRPr="0050107A">
        <w:rPr>
          <w:sz w:val="20"/>
        </w:rPr>
        <w:t>Organisation</w:t>
      </w:r>
    </w:p>
    <w:p w14:paraId="614AEEB6" w14:textId="77777777" w:rsidR="007A4854" w:rsidRPr="0050107A" w:rsidRDefault="007A4854" w:rsidP="0050107A">
      <w:pPr>
        <w:numPr>
          <w:ilvl w:val="0"/>
          <w:numId w:val="94"/>
          <w:numberingChange w:id="332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 xml:space="preserve">North Atlantic Trade </w:t>
      </w:r>
      <w:r w:rsidR="00AA746E" w:rsidRPr="0050107A">
        <w:rPr>
          <w:sz w:val="20"/>
        </w:rPr>
        <w:t>Organisation</w:t>
      </w:r>
    </w:p>
    <w:p w14:paraId="12B49463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34AD4C65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##B##</w:t>
      </w:r>
    </w:p>
    <w:p w14:paraId="77587B88" w14:textId="77777777" w:rsidR="008E7A40" w:rsidRPr="0050107A" w:rsidRDefault="008E7A40" w:rsidP="0050107A">
      <w:pPr>
        <w:ind w:right="26"/>
        <w:jc w:val="both"/>
        <w:rPr>
          <w:sz w:val="20"/>
        </w:rPr>
      </w:pPr>
    </w:p>
    <w:p w14:paraId="1887FD21" w14:textId="77777777" w:rsidR="000662E7" w:rsidRDefault="000662E7" w:rsidP="000662E7">
      <w:pPr>
        <w:rPr>
          <w:rFonts w:hint="eastAsia"/>
          <w:sz w:val="20"/>
        </w:rPr>
      </w:pPr>
      <w:r>
        <w:rPr>
          <w:rFonts w:hint="eastAsia"/>
          <w:sz w:val="20"/>
        </w:rPr>
        <w:t>|!|EM31070|!|</w:t>
      </w:r>
    </w:p>
    <w:p w14:paraId="3406A40B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When was the People's Republic of China formed?</w:t>
      </w:r>
    </w:p>
    <w:p w14:paraId="7DD017A7" w14:textId="77777777" w:rsidR="007A4854" w:rsidRPr="0050107A" w:rsidRDefault="007A4854" w:rsidP="0050107A">
      <w:pPr>
        <w:numPr>
          <w:ilvl w:val="0"/>
          <w:numId w:val="95"/>
          <w:numberingChange w:id="333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in 1946</w:t>
      </w:r>
    </w:p>
    <w:p w14:paraId="332863D2" w14:textId="77777777" w:rsidR="007A4854" w:rsidRPr="0050107A" w:rsidRDefault="007A4854" w:rsidP="0050107A">
      <w:pPr>
        <w:numPr>
          <w:ilvl w:val="0"/>
          <w:numId w:val="95"/>
          <w:numberingChange w:id="334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in 1947</w:t>
      </w:r>
    </w:p>
    <w:p w14:paraId="2F8A3666" w14:textId="77777777" w:rsidR="007A4854" w:rsidRPr="0050107A" w:rsidRDefault="007A4854" w:rsidP="0050107A">
      <w:pPr>
        <w:numPr>
          <w:ilvl w:val="0"/>
          <w:numId w:val="95"/>
          <w:numberingChange w:id="335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in 1948</w:t>
      </w:r>
    </w:p>
    <w:p w14:paraId="6455A8FD" w14:textId="77777777" w:rsidR="007A4854" w:rsidRPr="0050107A" w:rsidRDefault="007A4854" w:rsidP="0050107A">
      <w:pPr>
        <w:numPr>
          <w:ilvl w:val="0"/>
          <w:numId w:val="95"/>
          <w:numberingChange w:id="336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in 1949</w:t>
      </w:r>
    </w:p>
    <w:p w14:paraId="4540EC1E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6AF1E8D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##D##</w:t>
      </w:r>
    </w:p>
    <w:p w14:paraId="6733F763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4FA68DF2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|!|EM3107</w:t>
      </w:r>
      <w:r w:rsidR="00092844">
        <w:rPr>
          <w:rFonts w:hint="eastAsia"/>
          <w:sz w:val="20"/>
        </w:rPr>
        <w:t>1</w:t>
      </w:r>
      <w:r>
        <w:rPr>
          <w:rFonts w:hint="eastAsia"/>
          <w:sz w:val="20"/>
        </w:rPr>
        <w:t>|!|</w:t>
      </w:r>
    </w:p>
    <w:p w14:paraId="43A055DB" w14:textId="77777777" w:rsidR="007A4854" w:rsidRPr="0050107A" w:rsidRDefault="007A4854" w:rsidP="0050107A">
      <w:pPr>
        <w:pStyle w:val="BodyText"/>
        <w:jc w:val="left"/>
        <w:rPr>
          <w:sz w:val="20"/>
        </w:rPr>
      </w:pPr>
      <w:r w:rsidRPr="0050107A">
        <w:rPr>
          <w:sz w:val="20"/>
        </w:rPr>
        <w:t xml:space="preserve">The Communist Party </w:t>
      </w:r>
      <w:r w:rsidR="0069482F">
        <w:rPr>
          <w:rFonts w:hint="eastAsia"/>
          <w:sz w:val="20"/>
        </w:rPr>
        <w:t xml:space="preserve">of China </w:t>
      </w:r>
      <w:r w:rsidRPr="0050107A">
        <w:rPr>
          <w:sz w:val="20"/>
        </w:rPr>
        <w:t>defeated ________________ in the Chinese Civil War (1946-49).</w:t>
      </w:r>
    </w:p>
    <w:p w14:paraId="790A7D55" w14:textId="77777777" w:rsidR="007A4854" w:rsidRPr="0050107A" w:rsidRDefault="007A4854" w:rsidP="0050107A">
      <w:pPr>
        <w:numPr>
          <w:ilvl w:val="0"/>
          <w:numId w:val="96"/>
          <w:numberingChange w:id="337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the Nationalist Party</w:t>
      </w:r>
    </w:p>
    <w:p w14:paraId="227730B9" w14:textId="77777777" w:rsidR="007A4854" w:rsidRPr="0050107A" w:rsidRDefault="007A4854" w:rsidP="0050107A">
      <w:pPr>
        <w:numPr>
          <w:ilvl w:val="0"/>
          <w:numId w:val="96"/>
          <w:numberingChange w:id="338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the Republican Party</w:t>
      </w:r>
    </w:p>
    <w:p w14:paraId="5194F303" w14:textId="77777777" w:rsidR="007A4854" w:rsidRPr="0050107A" w:rsidRDefault="007A4854" w:rsidP="0050107A">
      <w:pPr>
        <w:numPr>
          <w:ilvl w:val="0"/>
          <w:numId w:val="96"/>
          <w:numberingChange w:id="339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the Democratic Party</w:t>
      </w:r>
    </w:p>
    <w:p w14:paraId="5A3B90B5" w14:textId="77777777" w:rsidR="007A4854" w:rsidRPr="0050107A" w:rsidRDefault="007A4854" w:rsidP="0050107A">
      <w:pPr>
        <w:numPr>
          <w:ilvl w:val="0"/>
          <w:numId w:val="96"/>
          <w:numberingChange w:id="340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the Social Democratic Party</w:t>
      </w:r>
    </w:p>
    <w:p w14:paraId="3A2B48B2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9909F72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##A##</w:t>
      </w:r>
    </w:p>
    <w:p w14:paraId="2C419688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6B38A922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|!|EM3107</w:t>
      </w:r>
      <w:r w:rsidR="00092844">
        <w:rPr>
          <w:rFonts w:hint="eastAsia"/>
          <w:sz w:val="20"/>
        </w:rPr>
        <w:t>2</w:t>
      </w:r>
      <w:r>
        <w:rPr>
          <w:rFonts w:hint="eastAsia"/>
          <w:sz w:val="20"/>
        </w:rPr>
        <w:t>|!|</w:t>
      </w:r>
    </w:p>
    <w:p w14:paraId="77BD735C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Which of the following is correctly paired?</w:t>
      </w:r>
    </w:p>
    <w:p w14:paraId="39FF93EC" w14:textId="77777777" w:rsidR="007A4854" w:rsidRPr="0050107A" w:rsidRDefault="007A4854" w:rsidP="0050107A">
      <w:pPr>
        <w:numPr>
          <w:ilvl w:val="0"/>
          <w:numId w:val="111"/>
          <w:numberingChange w:id="341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Mao Zedong--the Berlin Blockade</w:t>
      </w:r>
    </w:p>
    <w:p w14:paraId="1CDA962F" w14:textId="77777777" w:rsidR="007A4854" w:rsidRPr="0050107A" w:rsidRDefault="007A4854" w:rsidP="0050107A">
      <w:pPr>
        <w:numPr>
          <w:ilvl w:val="0"/>
          <w:numId w:val="111"/>
          <w:numberingChange w:id="342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MacArthur--the Korean War</w:t>
      </w:r>
    </w:p>
    <w:p w14:paraId="08C04D90" w14:textId="77777777" w:rsidR="007A4854" w:rsidRPr="0050107A" w:rsidRDefault="007A4854" w:rsidP="0050107A">
      <w:pPr>
        <w:numPr>
          <w:ilvl w:val="0"/>
          <w:numId w:val="111"/>
          <w:numberingChange w:id="343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Nixon--the Cuban Missile Crisis</w:t>
      </w:r>
    </w:p>
    <w:p w14:paraId="546C4189" w14:textId="77777777" w:rsidR="007A4854" w:rsidRPr="0050107A" w:rsidRDefault="007A4854" w:rsidP="0050107A">
      <w:pPr>
        <w:numPr>
          <w:ilvl w:val="0"/>
          <w:numId w:val="111"/>
          <w:numberingChange w:id="344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Khrushchev--the Iron Curtain</w:t>
      </w:r>
    </w:p>
    <w:p w14:paraId="581B15C3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21EB062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##B##</w:t>
      </w:r>
    </w:p>
    <w:p w14:paraId="0E617194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4B4EE34D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|!|EM3107</w:t>
      </w:r>
      <w:r w:rsidR="00092844">
        <w:rPr>
          <w:rFonts w:hint="eastAsia"/>
          <w:sz w:val="20"/>
        </w:rPr>
        <w:t>3</w:t>
      </w:r>
      <w:r>
        <w:rPr>
          <w:rFonts w:hint="eastAsia"/>
          <w:sz w:val="20"/>
        </w:rPr>
        <w:t>|!|</w:t>
      </w:r>
    </w:p>
    <w:p w14:paraId="2C72E514" w14:textId="77777777" w:rsidR="007A4854" w:rsidRPr="0050107A" w:rsidRDefault="007A4854" w:rsidP="0050107A">
      <w:pPr>
        <w:pStyle w:val="BodyText"/>
        <w:jc w:val="left"/>
        <w:rPr>
          <w:sz w:val="20"/>
        </w:rPr>
      </w:pPr>
      <w:r w:rsidRPr="0050107A">
        <w:rPr>
          <w:sz w:val="20"/>
        </w:rPr>
        <w:t>Which of the following persons proclaimed the birth of the People's Republic of China in 1949?</w:t>
      </w:r>
    </w:p>
    <w:p w14:paraId="4ECAFD84" w14:textId="77777777" w:rsidR="007A4854" w:rsidRPr="0050107A" w:rsidRDefault="007A4854" w:rsidP="0050107A">
      <w:pPr>
        <w:numPr>
          <w:ilvl w:val="0"/>
          <w:numId w:val="97"/>
          <w:numberingChange w:id="345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Roosevelt</w:t>
      </w:r>
    </w:p>
    <w:p w14:paraId="5C6C9535" w14:textId="77777777" w:rsidR="007A4854" w:rsidRPr="0050107A" w:rsidRDefault="007A4854" w:rsidP="0050107A">
      <w:pPr>
        <w:numPr>
          <w:ilvl w:val="0"/>
          <w:numId w:val="97"/>
          <w:numberingChange w:id="346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Mao Zedong</w:t>
      </w:r>
    </w:p>
    <w:p w14:paraId="4CA4ED71" w14:textId="77777777" w:rsidR="007A4854" w:rsidRPr="0050107A" w:rsidRDefault="007A4854" w:rsidP="0050107A">
      <w:pPr>
        <w:numPr>
          <w:ilvl w:val="0"/>
          <w:numId w:val="97"/>
          <w:numberingChange w:id="347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Wilson</w:t>
      </w:r>
    </w:p>
    <w:p w14:paraId="6E35E40F" w14:textId="77777777" w:rsidR="007A4854" w:rsidRPr="0050107A" w:rsidRDefault="007A4854" w:rsidP="0050107A">
      <w:pPr>
        <w:numPr>
          <w:ilvl w:val="0"/>
          <w:numId w:val="97"/>
          <w:numberingChange w:id="348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Stalin</w:t>
      </w:r>
    </w:p>
    <w:p w14:paraId="247B15C0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0FE3BCC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##B##</w:t>
      </w:r>
    </w:p>
    <w:p w14:paraId="5448BACE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0533456F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|!|EM3107</w:t>
      </w:r>
      <w:r w:rsidR="00092844">
        <w:rPr>
          <w:rFonts w:hint="eastAsia"/>
          <w:sz w:val="20"/>
        </w:rPr>
        <w:t>4</w:t>
      </w:r>
      <w:r>
        <w:rPr>
          <w:rFonts w:hint="eastAsia"/>
          <w:sz w:val="20"/>
        </w:rPr>
        <w:t>|!|</w:t>
      </w:r>
    </w:p>
    <w:p w14:paraId="1AFB6993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When did the Korean War break out?</w:t>
      </w:r>
    </w:p>
    <w:p w14:paraId="3A0DF35C" w14:textId="77777777" w:rsidR="007A4854" w:rsidRPr="0050107A" w:rsidRDefault="007A4854" w:rsidP="0050107A">
      <w:pPr>
        <w:numPr>
          <w:ilvl w:val="0"/>
          <w:numId w:val="98"/>
          <w:numberingChange w:id="349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in 1949</w:t>
      </w:r>
    </w:p>
    <w:p w14:paraId="443DEAC9" w14:textId="77777777" w:rsidR="007A4854" w:rsidRPr="0050107A" w:rsidRDefault="007A4854" w:rsidP="0050107A">
      <w:pPr>
        <w:numPr>
          <w:ilvl w:val="0"/>
          <w:numId w:val="98"/>
          <w:numberingChange w:id="350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in 1950</w:t>
      </w:r>
    </w:p>
    <w:p w14:paraId="1664FD1C" w14:textId="77777777" w:rsidR="007A4854" w:rsidRPr="0050107A" w:rsidRDefault="007A4854" w:rsidP="0050107A">
      <w:pPr>
        <w:numPr>
          <w:ilvl w:val="0"/>
          <w:numId w:val="98"/>
          <w:numberingChange w:id="351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in 1951</w:t>
      </w:r>
    </w:p>
    <w:p w14:paraId="3B4ED7B7" w14:textId="77777777" w:rsidR="007A4854" w:rsidRPr="0050107A" w:rsidRDefault="007A4854" w:rsidP="0050107A">
      <w:pPr>
        <w:numPr>
          <w:ilvl w:val="0"/>
          <w:numId w:val="98"/>
          <w:numberingChange w:id="352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in 1952</w:t>
      </w:r>
    </w:p>
    <w:p w14:paraId="5AB65854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06767FB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##B##</w:t>
      </w:r>
    </w:p>
    <w:p w14:paraId="3A0CDD61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1A9599DF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|!|EM3107</w:t>
      </w:r>
      <w:r w:rsidR="00092844">
        <w:rPr>
          <w:rFonts w:hint="eastAsia"/>
          <w:sz w:val="20"/>
        </w:rPr>
        <w:t>5</w:t>
      </w:r>
      <w:r>
        <w:rPr>
          <w:rFonts w:hint="eastAsia"/>
          <w:sz w:val="20"/>
        </w:rPr>
        <w:t>|!|</w:t>
      </w:r>
    </w:p>
    <w:p w14:paraId="783CCC5C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Which of the following nations supported North Korea during the Korean War?</w:t>
      </w:r>
    </w:p>
    <w:p w14:paraId="4F78E925" w14:textId="77777777" w:rsidR="007A4854" w:rsidRPr="0050107A" w:rsidRDefault="00166523" w:rsidP="0050107A">
      <w:pPr>
        <w:numPr>
          <w:ilvl w:val="0"/>
          <w:numId w:val="99"/>
          <w:numberingChange w:id="353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t</w:t>
      </w:r>
      <w:r w:rsidR="00224447" w:rsidRPr="0050107A">
        <w:rPr>
          <w:sz w:val="20"/>
        </w:rPr>
        <w:t xml:space="preserve">he </w:t>
      </w:r>
      <w:r w:rsidR="007A4854" w:rsidRPr="0050107A">
        <w:rPr>
          <w:sz w:val="20"/>
        </w:rPr>
        <w:t>United States</w:t>
      </w:r>
    </w:p>
    <w:p w14:paraId="6C9516B7" w14:textId="77777777" w:rsidR="007A4854" w:rsidRPr="0050107A" w:rsidRDefault="007A4854" w:rsidP="0050107A">
      <w:pPr>
        <w:numPr>
          <w:ilvl w:val="0"/>
          <w:numId w:val="99"/>
          <w:numberingChange w:id="354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China</w:t>
      </w:r>
    </w:p>
    <w:p w14:paraId="2E95685D" w14:textId="77777777" w:rsidR="007A4854" w:rsidRPr="0050107A" w:rsidRDefault="007A4854" w:rsidP="0050107A">
      <w:pPr>
        <w:numPr>
          <w:ilvl w:val="0"/>
          <w:numId w:val="99"/>
          <w:numberingChange w:id="355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Britain</w:t>
      </w:r>
    </w:p>
    <w:p w14:paraId="34D17142" w14:textId="77777777" w:rsidR="007A4854" w:rsidRPr="0050107A" w:rsidRDefault="007A4854" w:rsidP="0050107A">
      <w:pPr>
        <w:numPr>
          <w:ilvl w:val="0"/>
          <w:numId w:val="99"/>
          <w:numberingChange w:id="356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Australia</w:t>
      </w:r>
    </w:p>
    <w:p w14:paraId="61F2B0AA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367052BC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##B##</w:t>
      </w:r>
    </w:p>
    <w:p w14:paraId="0E22BC22" w14:textId="77777777" w:rsidR="007A4854" w:rsidRDefault="007A4854" w:rsidP="0050107A">
      <w:pPr>
        <w:ind w:right="26"/>
        <w:jc w:val="both"/>
        <w:rPr>
          <w:rFonts w:hint="eastAsia"/>
          <w:sz w:val="20"/>
        </w:rPr>
      </w:pPr>
    </w:p>
    <w:p w14:paraId="659822EA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|!|EM3107</w:t>
      </w:r>
      <w:r w:rsidR="00092844">
        <w:rPr>
          <w:rFonts w:hint="eastAsia"/>
          <w:sz w:val="20"/>
        </w:rPr>
        <w:t>6</w:t>
      </w:r>
      <w:r>
        <w:rPr>
          <w:rFonts w:hint="eastAsia"/>
          <w:sz w:val="20"/>
        </w:rPr>
        <w:t>|!|</w:t>
      </w:r>
    </w:p>
    <w:p w14:paraId="18805E8D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Who was the commander of the United Nations forces during the Korean War?</w:t>
      </w:r>
    </w:p>
    <w:p w14:paraId="0FB7FE26" w14:textId="77777777" w:rsidR="007A4854" w:rsidRPr="0050107A" w:rsidRDefault="007A4854" w:rsidP="0050107A">
      <w:pPr>
        <w:numPr>
          <w:ilvl w:val="0"/>
          <w:numId w:val="100"/>
          <w:numberingChange w:id="357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MacArthur</w:t>
      </w:r>
    </w:p>
    <w:p w14:paraId="209DB0C1" w14:textId="77777777" w:rsidR="007A4854" w:rsidRPr="0050107A" w:rsidRDefault="000250F0" w:rsidP="0050107A">
      <w:pPr>
        <w:numPr>
          <w:ilvl w:val="0"/>
          <w:numId w:val="100"/>
          <w:numberingChange w:id="358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Truman</w:t>
      </w:r>
    </w:p>
    <w:p w14:paraId="5C929163" w14:textId="77777777" w:rsidR="007A4854" w:rsidRPr="0050107A" w:rsidRDefault="007A4854" w:rsidP="0050107A">
      <w:pPr>
        <w:numPr>
          <w:ilvl w:val="0"/>
          <w:numId w:val="100"/>
          <w:numberingChange w:id="359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Mao Zedong</w:t>
      </w:r>
    </w:p>
    <w:p w14:paraId="7DE0626C" w14:textId="77777777" w:rsidR="007A4854" w:rsidRPr="0050107A" w:rsidRDefault="007A4854" w:rsidP="0050107A">
      <w:pPr>
        <w:numPr>
          <w:ilvl w:val="0"/>
          <w:numId w:val="100"/>
          <w:numberingChange w:id="360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Nixon</w:t>
      </w:r>
    </w:p>
    <w:p w14:paraId="242CB2CF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1D4867D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##A##</w:t>
      </w:r>
    </w:p>
    <w:p w14:paraId="31385AB4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59FC7771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|!|EM3107</w:t>
      </w:r>
      <w:r w:rsidR="00092844">
        <w:rPr>
          <w:rFonts w:hint="eastAsia"/>
          <w:sz w:val="20"/>
        </w:rPr>
        <w:t>7</w:t>
      </w:r>
      <w:r>
        <w:rPr>
          <w:rFonts w:hint="eastAsia"/>
          <w:sz w:val="20"/>
        </w:rPr>
        <w:t>|!|</w:t>
      </w:r>
    </w:p>
    <w:p w14:paraId="457F11E7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Who was the leader of Cuba during the Cuban Missile Crisis?</w:t>
      </w:r>
    </w:p>
    <w:p w14:paraId="36DE9B51" w14:textId="77777777" w:rsidR="007A4854" w:rsidRPr="0050107A" w:rsidRDefault="000250F0" w:rsidP="0050107A">
      <w:pPr>
        <w:numPr>
          <w:ilvl w:val="0"/>
          <w:numId w:val="104"/>
          <w:numberingChange w:id="361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 xml:space="preserve">Churchill </w:t>
      </w:r>
    </w:p>
    <w:p w14:paraId="14F94872" w14:textId="77777777" w:rsidR="007A4854" w:rsidRPr="0050107A" w:rsidRDefault="000250F0" w:rsidP="0050107A">
      <w:pPr>
        <w:numPr>
          <w:ilvl w:val="0"/>
          <w:numId w:val="104"/>
          <w:numberingChange w:id="362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Stalin</w:t>
      </w:r>
    </w:p>
    <w:p w14:paraId="3A5D04F9" w14:textId="77777777" w:rsidR="007A4854" w:rsidRPr="0050107A" w:rsidRDefault="000250F0" w:rsidP="0050107A">
      <w:pPr>
        <w:numPr>
          <w:ilvl w:val="0"/>
          <w:numId w:val="104"/>
          <w:numberingChange w:id="363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Kennedy</w:t>
      </w:r>
    </w:p>
    <w:p w14:paraId="1D9489D8" w14:textId="77777777" w:rsidR="007A4854" w:rsidRPr="0050107A" w:rsidRDefault="007A4854" w:rsidP="0050107A">
      <w:pPr>
        <w:numPr>
          <w:ilvl w:val="0"/>
          <w:numId w:val="104"/>
          <w:numberingChange w:id="364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Castro</w:t>
      </w:r>
    </w:p>
    <w:p w14:paraId="6678DE96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46000665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##D##</w:t>
      </w:r>
    </w:p>
    <w:p w14:paraId="0A022BBC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10547303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|!|EM3107</w:t>
      </w:r>
      <w:r w:rsidR="00092844">
        <w:rPr>
          <w:rFonts w:hint="eastAsia"/>
          <w:sz w:val="20"/>
        </w:rPr>
        <w:t>8</w:t>
      </w:r>
      <w:r>
        <w:rPr>
          <w:rFonts w:hint="eastAsia"/>
          <w:sz w:val="20"/>
        </w:rPr>
        <w:t>|!|</w:t>
      </w:r>
    </w:p>
    <w:p w14:paraId="12CCF7E9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When did the Cuban Missile Crisis break out?</w:t>
      </w:r>
    </w:p>
    <w:p w14:paraId="5C4F5380" w14:textId="77777777" w:rsidR="007A4854" w:rsidRPr="0050107A" w:rsidRDefault="007A4854" w:rsidP="0050107A">
      <w:pPr>
        <w:numPr>
          <w:ilvl w:val="0"/>
          <w:numId w:val="101"/>
          <w:numberingChange w:id="365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in 1960</w:t>
      </w:r>
    </w:p>
    <w:p w14:paraId="6A4335A1" w14:textId="77777777" w:rsidR="007A4854" w:rsidRPr="0050107A" w:rsidRDefault="007A4854" w:rsidP="0050107A">
      <w:pPr>
        <w:numPr>
          <w:ilvl w:val="0"/>
          <w:numId w:val="101"/>
          <w:numberingChange w:id="366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in 1961</w:t>
      </w:r>
    </w:p>
    <w:p w14:paraId="2F6D636A" w14:textId="77777777" w:rsidR="007A4854" w:rsidRPr="0050107A" w:rsidRDefault="007A4854" w:rsidP="0050107A">
      <w:pPr>
        <w:numPr>
          <w:ilvl w:val="0"/>
          <w:numId w:val="101"/>
          <w:numberingChange w:id="367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in 1962</w:t>
      </w:r>
    </w:p>
    <w:p w14:paraId="128BB200" w14:textId="77777777" w:rsidR="007A4854" w:rsidRPr="0050107A" w:rsidRDefault="007A4854" w:rsidP="0050107A">
      <w:pPr>
        <w:numPr>
          <w:ilvl w:val="0"/>
          <w:numId w:val="101"/>
          <w:numberingChange w:id="368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in 1963</w:t>
      </w:r>
    </w:p>
    <w:p w14:paraId="14387156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5460A0B8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##C##</w:t>
      </w:r>
    </w:p>
    <w:p w14:paraId="1A02A0B1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71DB64B7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|!|EM3107</w:t>
      </w:r>
      <w:r w:rsidR="00092844">
        <w:rPr>
          <w:rFonts w:hint="eastAsia"/>
          <w:sz w:val="20"/>
        </w:rPr>
        <w:t>9</w:t>
      </w:r>
      <w:r>
        <w:rPr>
          <w:rFonts w:hint="eastAsia"/>
          <w:sz w:val="20"/>
        </w:rPr>
        <w:t>|!|</w:t>
      </w:r>
    </w:p>
    <w:p w14:paraId="08B3A616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Which of the following nations built missile bases in Cuba in 1962?</w:t>
      </w:r>
    </w:p>
    <w:p w14:paraId="6EF75927" w14:textId="77777777" w:rsidR="007A4854" w:rsidRPr="0050107A" w:rsidRDefault="00166523" w:rsidP="0050107A">
      <w:pPr>
        <w:numPr>
          <w:ilvl w:val="0"/>
          <w:numId w:val="102"/>
          <w:numberingChange w:id="369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t</w:t>
      </w:r>
      <w:r w:rsidR="00224447" w:rsidRPr="0050107A">
        <w:rPr>
          <w:sz w:val="20"/>
        </w:rPr>
        <w:t xml:space="preserve">he </w:t>
      </w:r>
      <w:r w:rsidR="007A4854" w:rsidRPr="0050107A">
        <w:rPr>
          <w:sz w:val="20"/>
        </w:rPr>
        <w:t>United States</w:t>
      </w:r>
    </w:p>
    <w:p w14:paraId="22243218" w14:textId="77777777" w:rsidR="007A4854" w:rsidRPr="0050107A" w:rsidRDefault="00166523" w:rsidP="0050107A">
      <w:pPr>
        <w:numPr>
          <w:ilvl w:val="0"/>
          <w:numId w:val="102"/>
          <w:numberingChange w:id="370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t</w:t>
      </w:r>
      <w:r w:rsidR="007A4854" w:rsidRPr="0050107A">
        <w:rPr>
          <w:sz w:val="20"/>
        </w:rPr>
        <w:t>he Soviet Union</w:t>
      </w:r>
    </w:p>
    <w:p w14:paraId="61A27F09" w14:textId="77777777" w:rsidR="007A4854" w:rsidRPr="0050107A" w:rsidRDefault="007A4854" w:rsidP="0050107A">
      <w:pPr>
        <w:numPr>
          <w:ilvl w:val="0"/>
          <w:numId w:val="102"/>
          <w:numberingChange w:id="371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China</w:t>
      </w:r>
    </w:p>
    <w:p w14:paraId="31F05E94" w14:textId="77777777" w:rsidR="007A4854" w:rsidRPr="0050107A" w:rsidRDefault="007A4854" w:rsidP="0050107A">
      <w:pPr>
        <w:numPr>
          <w:ilvl w:val="0"/>
          <w:numId w:val="102"/>
          <w:numberingChange w:id="372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North Korea</w:t>
      </w:r>
    </w:p>
    <w:p w14:paraId="6D69133A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73139280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##B##</w:t>
      </w:r>
    </w:p>
    <w:p w14:paraId="50E8310F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76AEF053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</w:t>
      </w:r>
      <w:r w:rsidR="00092844">
        <w:rPr>
          <w:rFonts w:hint="eastAsia"/>
          <w:sz w:val="20"/>
        </w:rPr>
        <w:t>80</w:t>
      </w:r>
      <w:r>
        <w:rPr>
          <w:rFonts w:hint="eastAsia"/>
          <w:sz w:val="20"/>
        </w:rPr>
        <w:t>|!|</w:t>
      </w:r>
    </w:p>
    <w:p w14:paraId="3046A53A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Which of the following p</w:t>
      </w:r>
      <w:r w:rsidR="008E7A40" w:rsidRPr="0050107A">
        <w:rPr>
          <w:sz w:val="20"/>
        </w:rPr>
        <w:t>eople</w:t>
      </w:r>
      <w:r w:rsidRPr="0050107A">
        <w:rPr>
          <w:sz w:val="20"/>
        </w:rPr>
        <w:t xml:space="preserve"> was leader of the Soviet Union during the Cuban Missile Crisis?</w:t>
      </w:r>
    </w:p>
    <w:p w14:paraId="213D6C54" w14:textId="77777777" w:rsidR="007A4854" w:rsidRPr="0050107A" w:rsidRDefault="007A4854" w:rsidP="0050107A">
      <w:pPr>
        <w:numPr>
          <w:ilvl w:val="0"/>
          <w:numId w:val="103"/>
          <w:numberingChange w:id="373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Kennedy</w:t>
      </w:r>
    </w:p>
    <w:p w14:paraId="4C718637" w14:textId="77777777" w:rsidR="007A4854" w:rsidRPr="0050107A" w:rsidRDefault="007A4854" w:rsidP="0050107A">
      <w:pPr>
        <w:numPr>
          <w:ilvl w:val="0"/>
          <w:numId w:val="103"/>
          <w:numberingChange w:id="374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Khrushchev</w:t>
      </w:r>
    </w:p>
    <w:p w14:paraId="3A36D28F" w14:textId="77777777" w:rsidR="007A4854" w:rsidRPr="0050107A" w:rsidRDefault="007A4854" w:rsidP="0050107A">
      <w:pPr>
        <w:numPr>
          <w:ilvl w:val="0"/>
          <w:numId w:val="103"/>
          <w:numberingChange w:id="375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 xml:space="preserve">Nixon </w:t>
      </w:r>
    </w:p>
    <w:p w14:paraId="643884F9" w14:textId="77777777" w:rsidR="007A4854" w:rsidRPr="0050107A" w:rsidRDefault="00CC541E" w:rsidP="0050107A">
      <w:pPr>
        <w:numPr>
          <w:ilvl w:val="0"/>
          <w:numId w:val="103"/>
          <w:numberingChange w:id="376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Churchill</w:t>
      </w:r>
    </w:p>
    <w:p w14:paraId="67523A2B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588E6B2C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##B##</w:t>
      </w:r>
    </w:p>
    <w:p w14:paraId="6AB251DF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55FBBE83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</w:t>
      </w:r>
      <w:r w:rsidR="00092844">
        <w:rPr>
          <w:rFonts w:hint="eastAsia"/>
          <w:sz w:val="20"/>
        </w:rPr>
        <w:t>81</w:t>
      </w:r>
      <w:r>
        <w:rPr>
          <w:rFonts w:hint="eastAsia"/>
          <w:sz w:val="20"/>
        </w:rPr>
        <w:t>|!|</w:t>
      </w:r>
    </w:p>
    <w:p w14:paraId="35C89403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When did the Vietnam War end?</w:t>
      </w:r>
    </w:p>
    <w:p w14:paraId="6AE30A8F" w14:textId="77777777" w:rsidR="007A4854" w:rsidRPr="0050107A" w:rsidRDefault="007A4854" w:rsidP="0050107A">
      <w:pPr>
        <w:numPr>
          <w:ilvl w:val="0"/>
          <w:numId w:val="105"/>
          <w:numberingChange w:id="377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in 1973</w:t>
      </w:r>
    </w:p>
    <w:p w14:paraId="2318F721" w14:textId="77777777" w:rsidR="007A4854" w:rsidRPr="0050107A" w:rsidRDefault="007A4854" w:rsidP="0050107A">
      <w:pPr>
        <w:numPr>
          <w:ilvl w:val="0"/>
          <w:numId w:val="105"/>
          <w:numberingChange w:id="378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in 1974</w:t>
      </w:r>
    </w:p>
    <w:p w14:paraId="0FCD651D" w14:textId="77777777" w:rsidR="007A4854" w:rsidRPr="0050107A" w:rsidRDefault="007A4854" w:rsidP="0050107A">
      <w:pPr>
        <w:numPr>
          <w:ilvl w:val="0"/>
          <w:numId w:val="105"/>
          <w:numberingChange w:id="379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in 1975</w:t>
      </w:r>
    </w:p>
    <w:p w14:paraId="55ACBEE2" w14:textId="77777777" w:rsidR="007A4854" w:rsidRPr="0050107A" w:rsidRDefault="007A4854" w:rsidP="0050107A">
      <w:pPr>
        <w:numPr>
          <w:ilvl w:val="0"/>
          <w:numId w:val="105"/>
          <w:numberingChange w:id="380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in 1976</w:t>
      </w:r>
    </w:p>
    <w:p w14:paraId="5F23CA87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7B1D827E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##C##</w:t>
      </w:r>
    </w:p>
    <w:p w14:paraId="362419BB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21FBDB73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</w:t>
      </w:r>
      <w:r w:rsidR="00092844">
        <w:rPr>
          <w:rFonts w:hint="eastAsia"/>
          <w:sz w:val="20"/>
        </w:rPr>
        <w:t>82</w:t>
      </w:r>
      <w:r>
        <w:rPr>
          <w:rFonts w:hint="eastAsia"/>
          <w:sz w:val="20"/>
        </w:rPr>
        <w:t>|!|</w:t>
      </w:r>
    </w:p>
    <w:p w14:paraId="561E8D50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Why did the Vietnam War break out?</w:t>
      </w:r>
    </w:p>
    <w:p w14:paraId="6D201B4A" w14:textId="77777777" w:rsidR="007A4854" w:rsidRPr="0050107A" w:rsidRDefault="007A4854" w:rsidP="0050107A">
      <w:pPr>
        <w:numPr>
          <w:ilvl w:val="0"/>
          <w:numId w:val="106"/>
          <w:numberingChange w:id="381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The Soviet Union wanted to conquer Vietnam.</w:t>
      </w:r>
    </w:p>
    <w:p w14:paraId="03C3CEF0" w14:textId="77777777" w:rsidR="007A4854" w:rsidRPr="0050107A" w:rsidRDefault="007A4854" w:rsidP="0050107A">
      <w:pPr>
        <w:numPr>
          <w:ilvl w:val="0"/>
          <w:numId w:val="106"/>
          <w:numberingChange w:id="382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The United States wanted to stop the spread of communism in Asia.</w:t>
      </w:r>
    </w:p>
    <w:p w14:paraId="09E673A1" w14:textId="77777777" w:rsidR="007A4854" w:rsidRPr="0050107A" w:rsidRDefault="007A4854" w:rsidP="0050107A">
      <w:pPr>
        <w:numPr>
          <w:ilvl w:val="0"/>
          <w:numId w:val="106"/>
          <w:numberingChange w:id="383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China wanted to control Vietnam.</w:t>
      </w:r>
    </w:p>
    <w:p w14:paraId="68EEA1EE" w14:textId="77777777" w:rsidR="007A4854" w:rsidRPr="0050107A" w:rsidRDefault="007A4854" w:rsidP="0050107A">
      <w:pPr>
        <w:numPr>
          <w:ilvl w:val="0"/>
          <w:numId w:val="106"/>
          <w:numberingChange w:id="384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 xml:space="preserve">Britain wanted to </w:t>
      </w:r>
      <w:r w:rsidR="00F82EB7" w:rsidRPr="0050107A">
        <w:rPr>
          <w:sz w:val="20"/>
        </w:rPr>
        <w:t xml:space="preserve">colonise </w:t>
      </w:r>
      <w:r w:rsidRPr="0050107A">
        <w:rPr>
          <w:sz w:val="20"/>
        </w:rPr>
        <w:t>Vietnam.</w:t>
      </w:r>
    </w:p>
    <w:p w14:paraId="25C71B60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2720BA3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##B##</w:t>
      </w:r>
    </w:p>
    <w:p w14:paraId="4C355D48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364870AB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</w:t>
      </w:r>
      <w:r w:rsidR="00092844">
        <w:rPr>
          <w:rFonts w:hint="eastAsia"/>
          <w:sz w:val="20"/>
        </w:rPr>
        <w:t>83</w:t>
      </w:r>
      <w:r>
        <w:rPr>
          <w:rFonts w:hint="eastAsia"/>
          <w:sz w:val="20"/>
        </w:rPr>
        <w:t>|!|</w:t>
      </w:r>
    </w:p>
    <w:p w14:paraId="14171DF9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Which of the following persons brought North and South Vietnam to sign a cease-fire agreement in 1973?</w:t>
      </w:r>
    </w:p>
    <w:p w14:paraId="55E5A8BB" w14:textId="77777777" w:rsidR="007A4854" w:rsidRPr="0050107A" w:rsidRDefault="007A4854" w:rsidP="0050107A">
      <w:pPr>
        <w:numPr>
          <w:ilvl w:val="0"/>
          <w:numId w:val="107"/>
          <w:numberingChange w:id="385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Gorbachev</w:t>
      </w:r>
    </w:p>
    <w:p w14:paraId="6686EE84" w14:textId="77777777" w:rsidR="007A4854" w:rsidRPr="0050107A" w:rsidRDefault="007A4854" w:rsidP="0050107A">
      <w:pPr>
        <w:numPr>
          <w:ilvl w:val="0"/>
          <w:numId w:val="107"/>
          <w:numberingChange w:id="386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Reagan</w:t>
      </w:r>
    </w:p>
    <w:p w14:paraId="61791CF6" w14:textId="77777777" w:rsidR="007A4854" w:rsidRPr="0050107A" w:rsidRDefault="007A4854" w:rsidP="0050107A">
      <w:pPr>
        <w:numPr>
          <w:ilvl w:val="0"/>
          <w:numId w:val="107"/>
          <w:numberingChange w:id="387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Nixon</w:t>
      </w:r>
    </w:p>
    <w:p w14:paraId="7E58EF7E" w14:textId="77777777" w:rsidR="007A4854" w:rsidRPr="0050107A" w:rsidRDefault="007A4854" w:rsidP="0050107A">
      <w:pPr>
        <w:numPr>
          <w:ilvl w:val="0"/>
          <w:numId w:val="107"/>
          <w:numberingChange w:id="388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Kennedy</w:t>
      </w:r>
    </w:p>
    <w:p w14:paraId="34E8A4B8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5C03E88E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##C##</w:t>
      </w:r>
    </w:p>
    <w:p w14:paraId="1CFD74E4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427A187C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</w:t>
      </w:r>
      <w:r w:rsidR="00092844">
        <w:rPr>
          <w:rFonts w:hint="eastAsia"/>
          <w:sz w:val="20"/>
        </w:rPr>
        <w:t>84</w:t>
      </w:r>
      <w:r>
        <w:rPr>
          <w:rFonts w:hint="eastAsia"/>
          <w:sz w:val="20"/>
        </w:rPr>
        <w:t>|!|</w:t>
      </w:r>
    </w:p>
    <w:p w14:paraId="610A15BA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Which of the following persons was the last leader of the Soviet Union?</w:t>
      </w:r>
    </w:p>
    <w:p w14:paraId="5AF061C0" w14:textId="77777777" w:rsidR="007A4854" w:rsidRPr="0050107A" w:rsidRDefault="007A4854" w:rsidP="0050107A">
      <w:pPr>
        <w:numPr>
          <w:ilvl w:val="0"/>
          <w:numId w:val="108"/>
          <w:numberingChange w:id="389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Lenin</w:t>
      </w:r>
    </w:p>
    <w:p w14:paraId="52E2F324" w14:textId="77777777" w:rsidR="007A4854" w:rsidRPr="0050107A" w:rsidRDefault="007A4854" w:rsidP="0050107A">
      <w:pPr>
        <w:numPr>
          <w:ilvl w:val="0"/>
          <w:numId w:val="108"/>
          <w:numberingChange w:id="390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Stalin</w:t>
      </w:r>
    </w:p>
    <w:p w14:paraId="67969799" w14:textId="77777777" w:rsidR="007A4854" w:rsidRPr="0050107A" w:rsidRDefault="007A4854" w:rsidP="0050107A">
      <w:pPr>
        <w:numPr>
          <w:ilvl w:val="0"/>
          <w:numId w:val="108"/>
          <w:numberingChange w:id="391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Gorbachev</w:t>
      </w:r>
    </w:p>
    <w:p w14:paraId="1742BB86" w14:textId="77777777" w:rsidR="007A4854" w:rsidRPr="0050107A" w:rsidRDefault="007A4854" w:rsidP="0050107A">
      <w:pPr>
        <w:numPr>
          <w:ilvl w:val="0"/>
          <w:numId w:val="108"/>
          <w:numberingChange w:id="392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Yeltsin</w:t>
      </w:r>
    </w:p>
    <w:p w14:paraId="7620CF94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63C8610A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##C##</w:t>
      </w:r>
    </w:p>
    <w:p w14:paraId="193FBBA4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3D0E317C" w14:textId="77777777" w:rsidR="004505D5" w:rsidRDefault="004636BA" w:rsidP="004505D5">
      <w:pPr>
        <w:rPr>
          <w:rFonts w:hint="eastAsia"/>
          <w:sz w:val="20"/>
        </w:rPr>
      </w:pPr>
      <w:r>
        <w:rPr>
          <w:sz w:val="20"/>
        </w:rPr>
        <w:br w:type="page"/>
      </w:r>
      <w:r w:rsidR="004505D5">
        <w:rPr>
          <w:rFonts w:hint="eastAsia"/>
          <w:sz w:val="20"/>
        </w:rPr>
        <w:t>|!|EM310</w:t>
      </w:r>
      <w:r w:rsidR="00092844">
        <w:rPr>
          <w:rFonts w:hint="eastAsia"/>
          <w:sz w:val="20"/>
        </w:rPr>
        <w:t>85</w:t>
      </w:r>
      <w:r w:rsidR="004505D5">
        <w:rPr>
          <w:rFonts w:hint="eastAsia"/>
          <w:sz w:val="20"/>
        </w:rPr>
        <w:t>|!|</w:t>
      </w:r>
    </w:p>
    <w:p w14:paraId="648D30A5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Which of the following is correctly paired?</w:t>
      </w:r>
    </w:p>
    <w:p w14:paraId="1790188A" w14:textId="77777777" w:rsidR="007A4854" w:rsidRPr="0050107A" w:rsidRDefault="007A4854" w:rsidP="0050107A">
      <w:pPr>
        <w:numPr>
          <w:ilvl w:val="0"/>
          <w:numId w:val="109"/>
          <w:numberingChange w:id="393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Gorbachev--the Vietnam War</w:t>
      </w:r>
    </w:p>
    <w:p w14:paraId="0E0A1D82" w14:textId="77777777" w:rsidR="007A4854" w:rsidRPr="0050107A" w:rsidRDefault="007A4854" w:rsidP="0050107A">
      <w:pPr>
        <w:numPr>
          <w:ilvl w:val="0"/>
          <w:numId w:val="109"/>
          <w:numberingChange w:id="394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Kennedy--the Cuban Missile Crisis</w:t>
      </w:r>
    </w:p>
    <w:p w14:paraId="351AC09F" w14:textId="77777777" w:rsidR="007A4854" w:rsidRPr="0050107A" w:rsidRDefault="007A4854" w:rsidP="0050107A">
      <w:pPr>
        <w:numPr>
          <w:ilvl w:val="0"/>
          <w:numId w:val="109"/>
          <w:numberingChange w:id="395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Nixon--the Berlin Blockade</w:t>
      </w:r>
    </w:p>
    <w:p w14:paraId="5E5C56AC" w14:textId="77777777" w:rsidR="007A4854" w:rsidRPr="0050107A" w:rsidRDefault="007A4854" w:rsidP="0050107A">
      <w:pPr>
        <w:numPr>
          <w:ilvl w:val="0"/>
          <w:numId w:val="109"/>
          <w:numberingChange w:id="396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Castro--the Korean War</w:t>
      </w:r>
    </w:p>
    <w:p w14:paraId="1775E632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210CBA3F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##B##</w:t>
      </w:r>
    </w:p>
    <w:p w14:paraId="0051D191" w14:textId="77777777" w:rsidR="007A4854" w:rsidRPr="0050107A" w:rsidRDefault="007A4854" w:rsidP="0050107A">
      <w:pPr>
        <w:ind w:right="26"/>
        <w:jc w:val="both"/>
        <w:rPr>
          <w:sz w:val="20"/>
        </w:rPr>
      </w:pPr>
    </w:p>
    <w:p w14:paraId="5DE15083" w14:textId="77777777" w:rsidR="004505D5" w:rsidRDefault="004505D5" w:rsidP="004505D5">
      <w:pPr>
        <w:rPr>
          <w:rFonts w:hint="eastAsia"/>
          <w:sz w:val="20"/>
        </w:rPr>
      </w:pPr>
      <w:r>
        <w:rPr>
          <w:rFonts w:hint="eastAsia"/>
          <w:sz w:val="20"/>
        </w:rPr>
        <w:t>|!|EM310</w:t>
      </w:r>
      <w:r w:rsidR="00092844">
        <w:rPr>
          <w:rFonts w:hint="eastAsia"/>
          <w:sz w:val="20"/>
        </w:rPr>
        <w:t>86</w:t>
      </w:r>
      <w:r>
        <w:rPr>
          <w:rFonts w:hint="eastAsia"/>
          <w:sz w:val="20"/>
        </w:rPr>
        <w:t>|!|</w:t>
      </w:r>
    </w:p>
    <w:p w14:paraId="27DA8B35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The Cold War ended with _______________________.</w:t>
      </w:r>
    </w:p>
    <w:p w14:paraId="061B3B69" w14:textId="77777777" w:rsidR="007A4854" w:rsidRPr="0050107A" w:rsidRDefault="007A4854" w:rsidP="0050107A">
      <w:pPr>
        <w:numPr>
          <w:ilvl w:val="0"/>
          <w:numId w:val="110"/>
          <w:numberingChange w:id="397" w:author="Aristo" w:date="2010-02-23T11:21:00Z" w:original="%1:1:3:."/>
        </w:numPr>
        <w:ind w:right="26"/>
        <w:jc w:val="both"/>
        <w:rPr>
          <w:sz w:val="20"/>
        </w:rPr>
      </w:pPr>
      <w:r w:rsidRPr="0050107A">
        <w:rPr>
          <w:sz w:val="20"/>
        </w:rPr>
        <w:t>the reunification of Germany</w:t>
      </w:r>
    </w:p>
    <w:p w14:paraId="5DC2E5BD" w14:textId="77777777" w:rsidR="007A4854" w:rsidRPr="0050107A" w:rsidRDefault="007A4854" w:rsidP="0050107A">
      <w:pPr>
        <w:numPr>
          <w:ilvl w:val="0"/>
          <w:numId w:val="110"/>
          <w:numberingChange w:id="398" w:author="Aristo" w:date="2010-02-23T11:21:00Z" w:original="%1:2:3:."/>
        </w:numPr>
        <w:ind w:right="26"/>
        <w:jc w:val="both"/>
        <w:rPr>
          <w:sz w:val="20"/>
        </w:rPr>
      </w:pPr>
      <w:r w:rsidRPr="0050107A">
        <w:rPr>
          <w:sz w:val="20"/>
        </w:rPr>
        <w:t>the breakup of the Soviet Union</w:t>
      </w:r>
    </w:p>
    <w:p w14:paraId="18F45F26" w14:textId="77777777" w:rsidR="007A4854" w:rsidRPr="0050107A" w:rsidRDefault="007A4854" w:rsidP="0050107A">
      <w:pPr>
        <w:numPr>
          <w:ilvl w:val="0"/>
          <w:numId w:val="110"/>
          <w:numberingChange w:id="399" w:author="Aristo" w:date="2010-02-23T11:21:00Z" w:original="%1:3:3:."/>
        </w:numPr>
        <w:ind w:right="26"/>
        <w:jc w:val="both"/>
        <w:rPr>
          <w:sz w:val="20"/>
        </w:rPr>
      </w:pPr>
      <w:r w:rsidRPr="0050107A">
        <w:rPr>
          <w:sz w:val="20"/>
        </w:rPr>
        <w:t>the end of the Vietnam War</w:t>
      </w:r>
    </w:p>
    <w:p w14:paraId="71F30653" w14:textId="77777777" w:rsidR="007A4854" w:rsidRPr="0050107A" w:rsidRDefault="007A4854" w:rsidP="0050107A">
      <w:pPr>
        <w:numPr>
          <w:ilvl w:val="0"/>
          <w:numId w:val="110"/>
          <w:numberingChange w:id="400" w:author="Aristo" w:date="2010-02-23T11:21:00Z" w:original="%1:4:3:."/>
        </w:numPr>
        <w:ind w:right="26"/>
        <w:jc w:val="both"/>
        <w:rPr>
          <w:sz w:val="20"/>
        </w:rPr>
      </w:pPr>
      <w:r w:rsidRPr="0050107A">
        <w:rPr>
          <w:sz w:val="20"/>
        </w:rPr>
        <w:t>the end of Cuban Missile Crisis</w:t>
      </w:r>
    </w:p>
    <w:p w14:paraId="13468FF9" w14:textId="77777777" w:rsidR="00B775A4" w:rsidRDefault="00B775A4" w:rsidP="00B775A4">
      <w:pPr>
        <w:jc w:val="right"/>
        <w:rPr>
          <w:rFonts w:hint="eastAsia"/>
          <w:sz w:val="20"/>
        </w:rPr>
      </w:pPr>
      <w:r>
        <w:rPr>
          <w:rFonts w:ascii="MingLiU" w:hAnsi="MingLiU"/>
          <w:sz w:val="20"/>
        </w:rPr>
        <w:t>□</w:t>
      </w:r>
    </w:p>
    <w:p w14:paraId="150DF3A4" w14:textId="77777777" w:rsidR="007A4854" w:rsidRPr="0050107A" w:rsidRDefault="007A4854" w:rsidP="0050107A">
      <w:pPr>
        <w:ind w:right="26"/>
        <w:jc w:val="both"/>
        <w:rPr>
          <w:sz w:val="20"/>
        </w:rPr>
      </w:pPr>
      <w:r w:rsidRPr="0050107A">
        <w:rPr>
          <w:sz w:val="20"/>
        </w:rPr>
        <w:t>##B##</w:t>
      </w:r>
    </w:p>
    <w:p w14:paraId="5348862F" w14:textId="77777777" w:rsidR="007A4854" w:rsidRPr="0050107A" w:rsidRDefault="007A4854" w:rsidP="0050107A">
      <w:pPr>
        <w:rPr>
          <w:sz w:val="20"/>
        </w:rPr>
      </w:pPr>
    </w:p>
    <w:sectPr w:rsidR="007A4854" w:rsidRPr="0050107A" w:rsidSect="0037482A">
      <w:headerReference w:type="default" r:id="rId7"/>
      <w:footerReference w:type="even" r:id="rId8"/>
      <w:footerReference w:type="default" r:id="rId9"/>
      <w:pgSz w:w="11906" w:h="16838" w:code="9"/>
      <w:pgMar w:top="851" w:right="1701" w:bottom="851" w:left="1701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BC37C" w14:textId="77777777" w:rsidR="00112CEB" w:rsidRDefault="00112CEB">
      <w:r>
        <w:separator/>
      </w:r>
    </w:p>
  </w:endnote>
  <w:endnote w:type="continuationSeparator" w:id="0">
    <w:p w14:paraId="3CA5EA2F" w14:textId="77777777" w:rsidR="00112CEB" w:rsidRDefault="00112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C6572" w14:textId="77777777" w:rsidR="00E32861" w:rsidRDefault="00E3286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BCC770" w14:textId="77777777" w:rsidR="00E32861" w:rsidRDefault="00E328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7B1BA" w14:textId="77777777" w:rsidR="00E32861" w:rsidDel="00E26565" w:rsidRDefault="00E32861" w:rsidP="0037482A">
    <w:pPr>
      <w:pStyle w:val="Footer"/>
      <w:tabs>
        <w:tab w:val="clear" w:pos="8306"/>
      </w:tabs>
      <w:ind w:right="44"/>
      <w:rPr>
        <w:del w:id="406" w:author="Aristo" w:date="2010-02-24T16:42:00Z"/>
        <w:rStyle w:val="PageNumber"/>
        <w:rFonts w:hint="eastAsia"/>
      </w:rPr>
    </w:pPr>
    <w:del w:id="407" w:author="Aristo" w:date="2010-02-24T16:42:00Z">
      <w:r w:rsidDel="00E26565">
        <w:rPr>
          <w:rStyle w:val="PageNumber"/>
          <w:rFonts w:hint="eastAsia"/>
        </w:rPr>
        <w:delText>______________________________________________________________________________</w:delText>
      </w:r>
    </w:del>
  </w:p>
  <w:p w14:paraId="5C89FEEA" w14:textId="77777777" w:rsidR="00E32861" w:rsidRDefault="00E32861" w:rsidP="0037482A">
    <w:pPr>
      <w:pStyle w:val="Footer"/>
      <w:tabs>
        <w:tab w:val="clear" w:pos="8306"/>
      </w:tabs>
      <w:ind w:right="44"/>
    </w:pPr>
    <w:del w:id="408" w:author="Aristo" w:date="2010-02-24T16:42:00Z">
      <w:r w:rsidDel="00E26565">
        <w:rPr>
          <w:rStyle w:val="PageNumber"/>
        </w:rPr>
        <w:delText>©</w:delText>
      </w:r>
      <w:r w:rsidDel="00E26565">
        <w:rPr>
          <w:rStyle w:val="PageNumber"/>
          <w:rFonts w:hint="eastAsia"/>
        </w:rPr>
        <w:delText xml:space="preserve"> Aristo Educational Press Ltd. 2010                                                    </w:delText>
      </w:r>
      <w:r w:rsidDel="00E26565">
        <w:rPr>
          <w:rStyle w:val="PageNumber"/>
        </w:rPr>
        <w:fldChar w:fldCharType="begin"/>
      </w:r>
      <w:r w:rsidDel="00E26565">
        <w:rPr>
          <w:rStyle w:val="PageNumber"/>
        </w:rPr>
        <w:delInstrText xml:space="preserve"> PAGE </w:delInstrText>
      </w:r>
      <w:r w:rsidDel="00E26565">
        <w:rPr>
          <w:rStyle w:val="PageNumber"/>
        </w:rPr>
        <w:fldChar w:fldCharType="separate"/>
      </w:r>
      <w:r w:rsidR="00E26565" w:rsidDel="00E26565">
        <w:rPr>
          <w:rStyle w:val="PageNumber"/>
          <w:noProof/>
        </w:rPr>
        <w:delText>1</w:delText>
      </w:r>
      <w:r w:rsidDel="00E26565">
        <w:rPr>
          <w:rStyle w:val="PageNumber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243F3" w14:textId="77777777" w:rsidR="00112CEB" w:rsidRDefault="00112CEB">
      <w:r>
        <w:separator/>
      </w:r>
    </w:p>
  </w:footnote>
  <w:footnote w:type="continuationSeparator" w:id="0">
    <w:p w14:paraId="6F929539" w14:textId="77777777" w:rsidR="00112CEB" w:rsidRDefault="00112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86EE5" w14:textId="77777777" w:rsidR="00E32861" w:rsidDel="00E26565" w:rsidRDefault="00E32861" w:rsidP="0037482A">
    <w:pPr>
      <w:pStyle w:val="Header"/>
      <w:jc w:val="center"/>
      <w:rPr>
        <w:del w:id="401" w:author="Aristo" w:date="2010-02-24T16:42:00Z"/>
        <w:rFonts w:hint="eastAsia"/>
      </w:rPr>
    </w:pPr>
    <w:del w:id="402" w:author="Aristo" w:date="2010-02-24T16:42:00Z">
      <w:r w:rsidDel="00E26565">
        <w:rPr>
          <w:rFonts w:hint="eastAsia"/>
        </w:rPr>
        <w:delText>New Journey Through History 3</w:delText>
      </w:r>
    </w:del>
  </w:p>
  <w:p w14:paraId="5F1336C2" w14:textId="77777777" w:rsidR="00E32861" w:rsidDel="00E26565" w:rsidRDefault="00E32861" w:rsidP="0037482A">
    <w:pPr>
      <w:pStyle w:val="Header"/>
      <w:jc w:val="center"/>
      <w:rPr>
        <w:del w:id="403" w:author="Aristo" w:date="2010-02-24T16:42:00Z"/>
        <w:rFonts w:hint="eastAsia"/>
      </w:rPr>
    </w:pPr>
    <w:del w:id="404" w:author="Aristo" w:date="2010-02-24T16:42:00Z">
      <w:r w:rsidDel="00E26565">
        <w:rPr>
          <w:rFonts w:hint="eastAsia"/>
        </w:rPr>
        <w:delText>Topic: International conflicts and threats to peace in the 20th century</w:delText>
      </w:r>
    </w:del>
  </w:p>
  <w:p w14:paraId="7F289C25" w14:textId="77777777" w:rsidR="00E32861" w:rsidRDefault="00E32861">
    <w:pPr>
      <w:pStyle w:val="Header"/>
      <w:rPr>
        <w:rFonts w:hint="eastAsia"/>
      </w:rPr>
    </w:pPr>
    <w:del w:id="405" w:author="Aristo" w:date="2010-02-24T16:42:00Z">
      <w:r w:rsidDel="00E26565">
        <w:rPr>
          <w:rFonts w:hint="eastAsia"/>
        </w:rPr>
        <w:delText>_____________________________________________________________________________________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43D"/>
    <w:multiLevelType w:val="hybridMultilevel"/>
    <w:tmpl w:val="769008DE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26E6BAA"/>
    <w:multiLevelType w:val="singleLevel"/>
    <w:tmpl w:val="5B6E1A8E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2" w15:restartNumberingAfterBreak="0">
    <w:nsid w:val="02C62162"/>
    <w:multiLevelType w:val="singleLevel"/>
    <w:tmpl w:val="B17208C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3" w15:restartNumberingAfterBreak="0">
    <w:nsid w:val="03C60141"/>
    <w:multiLevelType w:val="singleLevel"/>
    <w:tmpl w:val="80049558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4" w15:restartNumberingAfterBreak="0">
    <w:nsid w:val="04B83F62"/>
    <w:multiLevelType w:val="singleLevel"/>
    <w:tmpl w:val="A19436A8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5" w15:restartNumberingAfterBreak="0">
    <w:nsid w:val="051B0B2A"/>
    <w:multiLevelType w:val="hybridMultilevel"/>
    <w:tmpl w:val="70307794"/>
    <w:lvl w:ilvl="0" w:tplc="08B200BC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61925DC"/>
    <w:multiLevelType w:val="singleLevel"/>
    <w:tmpl w:val="2648F328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7" w15:restartNumberingAfterBreak="0">
    <w:nsid w:val="06941B42"/>
    <w:multiLevelType w:val="singleLevel"/>
    <w:tmpl w:val="F896563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8" w15:restartNumberingAfterBreak="0">
    <w:nsid w:val="06FF1546"/>
    <w:multiLevelType w:val="singleLevel"/>
    <w:tmpl w:val="94924EB8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9" w15:restartNumberingAfterBreak="0">
    <w:nsid w:val="072012D4"/>
    <w:multiLevelType w:val="hybridMultilevel"/>
    <w:tmpl w:val="F8D6C632"/>
    <w:lvl w:ilvl="0" w:tplc="76E47C9C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07A335EF"/>
    <w:multiLevelType w:val="hybridMultilevel"/>
    <w:tmpl w:val="D2E63B32"/>
    <w:lvl w:ilvl="0" w:tplc="77F21324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07C41E6F"/>
    <w:multiLevelType w:val="singleLevel"/>
    <w:tmpl w:val="7D048EF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2" w15:restartNumberingAfterBreak="0">
    <w:nsid w:val="08037B10"/>
    <w:multiLevelType w:val="singleLevel"/>
    <w:tmpl w:val="D51AF6C6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3" w15:restartNumberingAfterBreak="0">
    <w:nsid w:val="089F7C6A"/>
    <w:multiLevelType w:val="singleLevel"/>
    <w:tmpl w:val="7652970E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4" w15:restartNumberingAfterBreak="0">
    <w:nsid w:val="08FC693B"/>
    <w:multiLevelType w:val="singleLevel"/>
    <w:tmpl w:val="042EBD30"/>
    <w:lvl w:ilvl="0">
      <w:start w:val="2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5" w15:restartNumberingAfterBreak="0">
    <w:nsid w:val="09B0656D"/>
    <w:multiLevelType w:val="singleLevel"/>
    <w:tmpl w:val="C686A6F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6" w15:restartNumberingAfterBreak="0">
    <w:nsid w:val="0C2E0240"/>
    <w:multiLevelType w:val="hybridMultilevel"/>
    <w:tmpl w:val="DC80AFF4"/>
    <w:lvl w:ilvl="0" w:tplc="67685F7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0D5A646E"/>
    <w:multiLevelType w:val="singleLevel"/>
    <w:tmpl w:val="B770CDA6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0E0227EF"/>
    <w:multiLevelType w:val="singleLevel"/>
    <w:tmpl w:val="5EC2CA2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9" w15:restartNumberingAfterBreak="0">
    <w:nsid w:val="0ECC5A3C"/>
    <w:multiLevelType w:val="singleLevel"/>
    <w:tmpl w:val="FF20376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20" w15:restartNumberingAfterBreak="0">
    <w:nsid w:val="0F241825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21" w15:restartNumberingAfterBreak="0">
    <w:nsid w:val="0F8F2295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22" w15:restartNumberingAfterBreak="0">
    <w:nsid w:val="101D49B9"/>
    <w:multiLevelType w:val="singleLevel"/>
    <w:tmpl w:val="2604E86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23" w15:restartNumberingAfterBreak="0">
    <w:nsid w:val="12ED382E"/>
    <w:multiLevelType w:val="singleLevel"/>
    <w:tmpl w:val="152C9150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24" w15:restartNumberingAfterBreak="0">
    <w:nsid w:val="13AD0EC5"/>
    <w:multiLevelType w:val="hybridMultilevel"/>
    <w:tmpl w:val="85FC907A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16050024"/>
    <w:multiLevelType w:val="singleLevel"/>
    <w:tmpl w:val="1FB6E572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26" w15:restartNumberingAfterBreak="0">
    <w:nsid w:val="17C344F0"/>
    <w:multiLevelType w:val="singleLevel"/>
    <w:tmpl w:val="F7BA3E92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17F559D8"/>
    <w:multiLevelType w:val="singleLevel"/>
    <w:tmpl w:val="EF5C28B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28" w15:restartNumberingAfterBreak="0">
    <w:nsid w:val="186F20B7"/>
    <w:multiLevelType w:val="singleLevel"/>
    <w:tmpl w:val="87AA0B2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29" w15:restartNumberingAfterBreak="0">
    <w:nsid w:val="18A770CC"/>
    <w:multiLevelType w:val="singleLevel"/>
    <w:tmpl w:val="36AE04D8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30" w15:restartNumberingAfterBreak="0">
    <w:nsid w:val="19447573"/>
    <w:multiLevelType w:val="singleLevel"/>
    <w:tmpl w:val="3EE2C5C0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31" w15:restartNumberingAfterBreak="0">
    <w:nsid w:val="197606C0"/>
    <w:multiLevelType w:val="hybridMultilevel"/>
    <w:tmpl w:val="53788C9E"/>
    <w:lvl w:ilvl="0" w:tplc="74C64A2E">
      <w:start w:val="1"/>
      <w:numFmt w:val="lowerRoman"/>
      <w:lvlText w:val="%1."/>
      <w:lvlJc w:val="left"/>
      <w:pPr>
        <w:tabs>
          <w:tab w:val="num" w:pos="482"/>
        </w:tabs>
        <w:ind w:left="482" w:hanging="48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1ACE0E1B"/>
    <w:multiLevelType w:val="singleLevel"/>
    <w:tmpl w:val="C78E504E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33" w15:restartNumberingAfterBreak="0">
    <w:nsid w:val="1B3A3A88"/>
    <w:multiLevelType w:val="singleLevel"/>
    <w:tmpl w:val="82767CF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34" w15:restartNumberingAfterBreak="0">
    <w:nsid w:val="1BC21258"/>
    <w:multiLevelType w:val="singleLevel"/>
    <w:tmpl w:val="1E9EF3C6"/>
    <w:lvl w:ilvl="0">
      <w:start w:val="2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35" w15:restartNumberingAfterBreak="0">
    <w:nsid w:val="1C4707C9"/>
    <w:multiLevelType w:val="singleLevel"/>
    <w:tmpl w:val="AE2659A0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36" w15:restartNumberingAfterBreak="0">
    <w:nsid w:val="1C4D7DA2"/>
    <w:multiLevelType w:val="singleLevel"/>
    <w:tmpl w:val="00A413F0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37" w15:restartNumberingAfterBreak="0">
    <w:nsid w:val="1CAC2244"/>
    <w:multiLevelType w:val="singleLevel"/>
    <w:tmpl w:val="747405D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38" w15:restartNumberingAfterBreak="0">
    <w:nsid w:val="1D2C699A"/>
    <w:multiLevelType w:val="singleLevel"/>
    <w:tmpl w:val="E7BA790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39" w15:restartNumberingAfterBreak="0">
    <w:nsid w:val="1E497F80"/>
    <w:multiLevelType w:val="singleLevel"/>
    <w:tmpl w:val="0776A18E"/>
    <w:lvl w:ilvl="0">
      <w:start w:val="3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40" w15:restartNumberingAfterBreak="0">
    <w:nsid w:val="1EA961BD"/>
    <w:multiLevelType w:val="hybridMultilevel"/>
    <w:tmpl w:val="2D825BDE"/>
    <w:lvl w:ilvl="0" w:tplc="74C64A2E">
      <w:start w:val="1"/>
      <w:numFmt w:val="lowerRoman"/>
      <w:lvlText w:val="%1."/>
      <w:lvlJc w:val="left"/>
      <w:pPr>
        <w:tabs>
          <w:tab w:val="num" w:pos="482"/>
        </w:tabs>
        <w:ind w:left="482" w:hanging="482"/>
      </w:pPr>
      <w:rPr>
        <w:rFonts w:hint="default"/>
      </w:rPr>
    </w:lvl>
    <w:lvl w:ilvl="1" w:tplc="AC0E04F4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205C271B"/>
    <w:multiLevelType w:val="singleLevel"/>
    <w:tmpl w:val="F0884122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42" w15:restartNumberingAfterBreak="0">
    <w:nsid w:val="21E74B15"/>
    <w:multiLevelType w:val="hybridMultilevel"/>
    <w:tmpl w:val="4F2E28EA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22542E12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44" w15:restartNumberingAfterBreak="0">
    <w:nsid w:val="25404BE0"/>
    <w:multiLevelType w:val="singleLevel"/>
    <w:tmpl w:val="2668C41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45" w15:restartNumberingAfterBreak="0">
    <w:nsid w:val="27F52CD5"/>
    <w:multiLevelType w:val="singleLevel"/>
    <w:tmpl w:val="42287598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46" w15:restartNumberingAfterBreak="0">
    <w:nsid w:val="29585FA4"/>
    <w:multiLevelType w:val="hybridMultilevel"/>
    <w:tmpl w:val="C79434E6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 w15:restartNumberingAfterBreak="0">
    <w:nsid w:val="29BA7A6C"/>
    <w:multiLevelType w:val="singleLevel"/>
    <w:tmpl w:val="A44EBE5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8" w15:restartNumberingAfterBreak="0">
    <w:nsid w:val="2B4D5FE8"/>
    <w:multiLevelType w:val="singleLevel"/>
    <w:tmpl w:val="0016CE8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49" w15:restartNumberingAfterBreak="0">
    <w:nsid w:val="2DC110C3"/>
    <w:multiLevelType w:val="hybridMultilevel"/>
    <w:tmpl w:val="7A9C3E0E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2E8306C5"/>
    <w:multiLevelType w:val="singleLevel"/>
    <w:tmpl w:val="BB24DEA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51" w15:restartNumberingAfterBreak="0">
    <w:nsid w:val="2E9A01A4"/>
    <w:multiLevelType w:val="singleLevel"/>
    <w:tmpl w:val="1D0EFF36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52" w15:restartNumberingAfterBreak="0">
    <w:nsid w:val="2EDB33F8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53" w15:restartNumberingAfterBreak="0">
    <w:nsid w:val="2F811CAE"/>
    <w:multiLevelType w:val="singleLevel"/>
    <w:tmpl w:val="002CF420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54" w15:restartNumberingAfterBreak="0">
    <w:nsid w:val="32397339"/>
    <w:multiLevelType w:val="singleLevel"/>
    <w:tmpl w:val="47D2B84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55" w15:restartNumberingAfterBreak="0">
    <w:nsid w:val="34304E96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56" w15:restartNumberingAfterBreak="0">
    <w:nsid w:val="379B7468"/>
    <w:multiLevelType w:val="singleLevel"/>
    <w:tmpl w:val="0AC2030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57" w15:restartNumberingAfterBreak="0">
    <w:nsid w:val="38E866E1"/>
    <w:multiLevelType w:val="hybridMultilevel"/>
    <w:tmpl w:val="09208C04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8" w15:restartNumberingAfterBreak="0">
    <w:nsid w:val="3A2F6928"/>
    <w:multiLevelType w:val="singleLevel"/>
    <w:tmpl w:val="FB4075CE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59" w15:restartNumberingAfterBreak="0">
    <w:nsid w:val="3AC9792F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60" w15:restartNumberingAfterBreak="0">
    <w:nsid w:val="3B113034"/>
    <w:multiLevelType w:val="singleLevel"/>
    <w:tmpl w:val="CA56B96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61" w15:restartNumberingAfterBreak="0">
    <w:nsid w:val="3C345BDD"/>
    <w:multiLevelType w:val="hybridMultilevel"/>
    <w:tmpl w:val="09DCB686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3C361480"/>
    <w:multiLevelType w:val="singleLevel"/>
    <w:tmpl w:val="3BEADF4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63" w15:restartNumberingAfterBreak="0">
    <w:nsid w:val="3C7B01DA"/>
    <w:multiLevelType w:val="singleLevel"/>
    <w:tmpl w:val="6224599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64" w15:restartNumberingAfterBreak="0">
    <w:nsid w:val="3CF37F06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65" w15:restartNumberingAfterBreak="0">
    <w:nsid w:val="3D187F22"/>
    <w:multiLevelType w:val="singleLevel"/>
    <w:tmpl w:val="3F565B2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66" w15:restartNumberingAfterBreak="0">
    <w:nsid w:val="3E631265"/>
    <w:multiLevelType w:val="singleLevel"/>
    <w:tmpl w:val="C9F2FF3E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67" w15:restartNumberingAfterBreak="0">
    <w:nsid w:val="3ED938E2"/>
    <w:multiLevelType w:val="singleLevel"/>
    <w:tmpl w:val="10A4E780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68" w15:restartNumberingAfterBreak="0">
    <w:nsid w:val="422F3AA1"/>
    <w:multiLevelType w:val="singleLevel"/>
    <w:tmpl w:val="FC6C7B06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69" w15:restartNumberingAfterBreak="0">
    <w:nsid w:val="436703BD"/>
    <w:multiLevelType w:val="singleLevel"/>
    <w:tmpl w:val="1E18F73E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70" w15:restartNumberingAfterBreak="0">
    <w:nsid w:val="46445865"/>
    <w:multiLevelType w:val="singleLevel"/>
    <w:tmpl w:val="BF52311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71" w15:restartNumberingAfterBreak="0">
    <w:nsid w:val="46C10EFD"/>
    <w:multiLevelType w:val="singleLevel"/>
    <w:tmpl w:val="532653F8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72" w15:restartNumberingAfterBreak="0">
    <w:nsid w:val="47B10F93"/>
    <w:multiLevelType w:val="singleLevel"/>
    <w:tmpl w:val="6D7812D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73" w15:restartNumberingAfterBreak="0">
    <w:nsid w:val="495917A3"/>
    <w:multiLevelType w:val="singleLevel"/>
    <w:tmpl w:val="F8544BC2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74" w15:restartNumberingAfterBreak="0">
    <w:nsid w:val="4AE44F05"/>
    <w:multiLevelType w:val="singleLevel"/>
    <w:tmpl w:val="91E6AF8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75" w15:restartNumberingAfterBreak="0">
    <w:nsid w:val="4BDB66D2"/>
    <w:multiLevelType w:val="singleLevel"/>
    <w:tmpl w:val="828EF43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76" w15:restartNumberingAfterBreak="0">
    <w:nsid w:val="4CA05C4C"/>
    <w:multiLevelType w:val="singleLevel"/>
    <w:tmpl w:val="240AE306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77" w15:restartNumberingAfterBreak="0">
    <w:nsid w:val="4D47649D"/>
    <w:multiLevelType w:val="singleLevel"/>
    <w:tmpl w:val="54F47A90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78" w15:restartNumberingAfterBreak="0">
    <w:nsid w:val="55E87244"/>
    <w:multiLevelType w:val="singleLevel"/>
    <w:tmpl w:val="DA2C8470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79" w15:restartNumberingAfterBreak="0">
    <w:nsid w:val="56111D1A"/>
    <w:multiLevelType w:val="hybridMultilevel"/>
    <w:tmpl w:val="6F0A7488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0" w15:restartNumberingAfterBreak="0">
    <w:nsid w:val="59056907"/>
    <w:multiLevelType w:val="hybridMultilevel"/>
    <w:tmpl w:val="4254F57C"/>
    <w:lvl w:ilvl="0" w:tplc="398C0F16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1" w15:restartNumberingAfterBreak="0">
    <w:nsid w:val="5A0B3412"/>
    <w:multiLevelType w:val="singleLevel"/>
    <w:tmpl w:val="BF1E64D6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82" w15:restartNumberingAfterBreak="0">
    <w:nsid w:val="5AE54A7E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83" w15:restartNumberingAfterBreak="0">
    <w:nsid w:val="5CF744A1"/>
    <w:multiLevelType w:val="singleLevel"/>
    <w:tmpl w:val="4B80C2F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84" w15:restartNumberingAfterBreak="0">
    <w:nsid w:val="5D955B3F"/>
    <w:multiLevelType w:val="singleLevel"/>
    <w:tmpl w:val="902C8378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85" w15:restartNumberingAfterBreak="0">
    <w:nsid w:val="5D9F58D3"/>
    <w:multiLevelType w:val="singleLevel"/>
    <w:tmpl w:val="DFB8433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86" w15:restartNumberingAfterBreak="0">
    <w:nsid w:val="5E147E64"/>
    <w:multiLevelType w:val="hybridMultilevel"/>
    <w:tmpl w:val="4000BEE4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7" w15:restartNumberingAfterBreak="0">
    <w:nsid w:val="5F644A96"/>
    <w:multiLevelType w:val="singleLevel"/>
    <w:tmpl w:val="2E0020F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88" w15:restartNumberingAfterBreak="0">
    <w:nsid w:val="5F9F24BE"/>
    <w:multiLevelType w:val="singleLevel"/>
    <w:tmpl w:val="A9861F0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89" w15:restartNumberingAfterBreak="0">
    <w:nsid w:val="6140235E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90" w15:restartNumberingAfterBreak="0">
    <w:nsid w:val="628D7815"/>
    <w:multiLevelType w:val="singleLevel"/>
    <w:tmpl w:val="0916F8F2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91" w15:restartNumberingAfterBreak="0">
    <w:nsid w:val="63200BCC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92" w15:restartNumberingAfterBreak="0">
    <w:nsid w:val="64247C75"/>
    <w:multiLevelType w:val="singleLevel"/>
    <w:tmpl w:val="E216E818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93" w15:restartNumberingAfterBreak="0">
    <w:nsid w:val="64294E02"/>
    <w:multiLevelType w:val="singleLevel"/>
    <w:tmpl w:val="E9227FB8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94" w15:restartNumberingAfterBreak="0">
    <w:nsid w:val="645303A6"/>
    <w:multiLevelType w:val="hybridMultilevel"/>
    <w:tmpl w:val="65D06E78"/>
    <w:lvl w:ilvl="0" w:tplc="1184574C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5" w15:restartNumberingAfterBreak="0">
    <w:nsid w:val="66453207"/>
    <w:multiLevelType w:val="singleLevel"/>
    <w:tmpl w:val="D2DAA7D6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96" w15:restartNumberingAfterBreak="0">
    <w:nsid w:val="671D1FE3"/>
    <w:multiLevelType w:val="singleLevel"/>
    <w:tmpl w:val="E8BE5E5E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97" w15:restartNumberingAfterBreak="0">
    <w:nsid w:val="683A3649"/>
    <w:multiLevelType w:val="hybridMultilevel"/>
    <w:tmpl w:val="74486292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8" w15:restartNumberingAfterBreak="0">
    <w:nsid w:val="69071001"/>
    <w:multiLevelType w:val="singleLevel"/>
    <w:tmpl w:val="8AD0CD78"/>
    <w:lvl w:ilvl="0">
      <w:start w:val="2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99" w15:restartNumberingAfterBreak="0">
    <w:nsid w:val="692A4E18"/>
    <w:multiLevelType w:val="hybridMultilevel"/>
    <w:tmpl w:val="8E5CEC70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0" w15:restartNumberingAfterBreak="0">
    <w:nsid w:val="6A297E1B"/>
    <w:multiLevelType w:val="singleLevel"/>
    <w:tmpl w:val="30A45BB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01" w15:restartNumberingAfterBreak="0">
    <w:nsid w:val="6B266943"/>
    <w:multiLevelType w:val="hybridMultilevel"/>
    <w:tmpl w:val="0C36B598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2" w15:restartNumberingAfterBreak="0">
    <w:nsid w:val="6BA15847"/>
    <w:multiLevelType w:val="singleLevel"/>
    <w:tmpl w:val="E9AACF1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03" w15:restartNumberingAfterBreak="0">
    <w:nsid w:val="6C4028D4"/>
    <w:multiLevelType w:val="singleLevel"/>
    <w:tmpl w:val="3230DA0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04" w15:restartNumberingAfterBreak="0">
    <w:nsid w:val="6CD442AD"/>
    <w:multiLevelType w:val="singleLevel"/>
    <w:tmpl w:val="3E4A04C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05" w15:restartNumberingAfterBreak="0">
    <w:nsid w:val="6D7D3153"/>
    <w:multiLevelType w:val="singleLevel"/>
    <w:tmpl w:val="F1D66564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06" w15:restartNumberingAfterBreak="0">
    <w:nsid w:val="6DCB4C51"/>
    <w:multiLevelType w:val="singleLevel"/>
    <w:tmpl w:val="2CF89552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7" w15:restartNumberingAfterBreak="0">
    <w:nsid w:val="6EFD3D70"/>
    <w:multiLevelType w:val="singleLevel"/>
    <w:tmpl w:val="6B309FA2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08" w15:restartNumberingAfterBreak="0">
    <w:nsid w:val="6F596D6C"/>
    <w:multiLevelType w:val="singleLevel"/>
    <w:tmpl w:val="47084A5A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09" w15:restartNumberingAfterBreak="0">
    <w:nsid w:val="701B7EBD"/>
    <w:multiLevelType w:val="singleLevel"/>
    <w:tmpl w:val="B9C8A2F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10" w15:restartNumberingAfterBreak="0">
    <w:nsid w:val="72090B86"/>
    <w:multiLevelType w:val="hybridMultilevel"/>
    <w:tmpl w:val="9270651E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1" w15:restartNumberingAfterBreak="0">
    <w:nsid w:val="72FF5F6C"/>
    <w:multiLevelType w:val="singleLevel"/>
    <w:tmpl w:val="1960C93E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12" w15:restartNumberingAfterBreak="0">
    <w:nsid w:val="73152BCF"/>
    <w:multiLevelType w:val="hybridMultilevel"/>
    <w:tmpl w:val="B3DA2FD0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3" w15:restartNumberingAfterBreak="0">
    <w:nsid w:val="733873A9"/>
    <w:multiLevelType w:val="singleLevel"/>
    <w:tmpl w:val="DCF06CC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14" w15:restartNumberingAfterBreak="0">
    <w:nsid w:val="74E96012"/>
    <w:multiLevelType w:val="singleLevel"/>
    <w:tmpl w:val="B4D614B2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15" w15:restartNumberingAfterBreak="0">
    <w:nsid w:val="752E275B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16" w15:restartNumberingAfterBreak="0">
    <w:nsid w:val="75394ACF"/>
    <w:multiLevelType w:val="singleLevel"/>
    <w:tmpl w:val="7D943A76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17" w15:restartNumberingAfterBreak="0">
    <w:nsid w:val="75673D9F"/>
    <w:multiLevelType w:val="singleLevel"/>
    <w:tmpl w:val="900A7A02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18" w15:restartNumberingAfterBreak="0">
    <w:nsid w:val="761310FF"/>
    <w:multiLevelType w:val="hybridMultilevel"/>
    <w:tmpl w:val="19541564"/>
    <w:lvl w:ilvl="0" w:tplc="3F122822">
      <w:start w:val="1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9" w15:restartNumberingAfterBreak="0">
    <w:nsid w:val="762663B2"/>
    <w:multiLevelType w:val="hybridMultilevel"/>
    <w:tmpl w:val="D106916E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0" w15:restartNumberingAfterBreak="0">
    <w:nsid w:val="76672AA0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21" w15:restartNumberingAfterBreak="0">
    <w:nsid w:val="7698094B"/>
    <w:multiLevelType w:val="singleLevel"/>
    <w:tmpl w:val="496E5590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22" w15:restartNumberingAfterBreak="0">
    <w:nsid w:val="76C07CD5"/>
    <w:multiLevelType w:val="singleLevel"/>
    <w:tmpl w:val="A67A1A70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23" w15:restartNumberingAfterBreak="0">
    <w:nsid w:val="77BD633B"/>
    <w:multiLevelType w:val="singleLevel"/>
    <w:tmpl w:val="272C4290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24" w15:restartNumberingAfterBreak="0">
    <w:nsid w:val="795757C5"/>
    <w:multiLevelType w:val="singleLevel"/>
    <w:tmpl w:val="71E4A480"/>
    <w:lvl w:ilvl="0">
      <w:start w:val="1"/>
      <w:numFmt w:val="lowerRoman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25" w15:restartNumberingAfterBreak="0">
    <w:nsid w:val="79D53B19"/>
    <w:multiLevelType w:val="singleLevel"/>
    <w:tmpl w:val="B5DE7A3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26" w15:restartNumberingAfterBreak="0">
    <w:nsid w:val="7A00276D"/>
    <w:multiLevelType w:val="singleLevel"/>
    <w:tmpl w:val="616CDD1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27" w15:restartNumberingAfterBreak="0">
    <w:nsid w:val="7AAE27C0"/>
    <w:multiLevelType w:val="singleLevel"/>
    <w:tmpl w:val="51EEAAB8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28" w15:restartNumberingAfterBreak="0">
    <w:nsid w:val="7B1F35E1"/>
    <w:multiLevelType w:val="singleLevel"/>
    <w:tmpl w:val="9182B49C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29" w15:restartNumberingAfterBreak="0">
    <w:nsid w:val="7CA217B4"/>
    <w:multiLevelType w:val="singleLevel"/>
    <w:tmpl w:val="EE3871A2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30" w15:restartNumberingAfterBreak="0">
    <w:nsid w:val="7CB21379"/>
    <w:multiLevelType w:val="singleLevel"/>
    <w:tmpl w:val="5A200AD6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7CE11DB1"/>
    <w:multiLevelType w:val="singleLevel"/>
    <w:tmpl w:val="8FCE779C"/>
    <w:lvl w:ilvl="0">
      <w:start w:val="2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2" w15:restartNumberingAfterBreak="0">
    <w:nsid w:val="7D6323D2"/>
    <w:multiLevelType w:val="hybridMultilevel"/>
    <w:tmpl w:val="DDE63A90"/>
    <w:lvl w:ilvl="0" w:tplc="AFC482A6">
      <w:start w:val="1"/>
      <w:numFmt w:val="upperLetter"/>
      <w:lvlText w:val="%1."/>
      <w:lvlJc w:val="left"/>
      <w:pPr>
        <w:tabs>
          <w:tab w:val="num" w:pos="482"/>
        </w:tabs>
        <w:ind w:left="482" w:hanging="482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3" w15:restartNumberingAfterBreak="0">
    <w:nsid w:val="7EB120CA"/>
    <w:multiLevelType w:val="singleLevel"/>
    <w:tmpl w:val="57F49AD6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34" w15:restartNumberingAfterBreak="0">
    <w:nsid w:val="7F4D052A"/>
    <w:multiLevelType w:val="singleLevel"/>
    <w:tmpl w:val="B2062B66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35" w15:restartNumberingAfterBreak="0">
    <w:nsid w:val="7F92656A"/>
    <w:multiLevelType w:val="singleLevel"/>
    <w:tmpl w:val="A6549716"/>
    <w:lvl w:ilvl="0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num w:numId="1" w16cid:durableId="1890140374">
    <w:abstractNumId w:val="27"/>
  </w:num>
  <w:num w:numId="2" w16cid:durableId="79060663">
    <w:abstractNumId w:val="95"/>
  </w:num>
  <w:num w:numId="3" w16cid:durableId="1673795143">
    <w:abstractNumId w:val="67"/>
  </w:num>
  <w:num w:numId="4" w16cid:durableId="1328509739">
    <w:abstractNumId w:val="98"/>
  </w:num>
  <w:num w:numId="5" w16cid:durableId="474567865">
    <w:abstractNumId w:val="34"/>
  </w:num>
  <w:num w:numId="6" w16cid:durableId="314342565">
    <w:abstractNumId w:val="133"/>
  </w:num>
  <w:num w:numId="7" w16cid:durableId="374307472">
    <w:abstractNumId w:val="76"/>
  </w:num>
  <w:num w:numId="8" w16cid:durableId="1079059428">
    <w:abstractNumId w:val="128"/>
  </w:num>
  <w:num w:numId="9" w16cid:durableId="696733459">
    <w:abstractNumId w:val="12"/>
  </w:num>
  <w:num w:numId="10" w16cid:durableId="1111975327">
    <w:abstractNumId w:val="71"/>
  </w:num>
  <w:num w:numId="11" w16cid:durableId="1264731598">
    <w:abstractNumId w:val="111"/>
  </w:num>
  <w:num w:numId="12" w16cid:durableId="684475670">
    <w:abstractNumId w:val="93"/>
  </w:num>
  <w:num w:numId="13" w16cid:durableId="719285308">
    <w:abstractNumId w:val="19"/>
  </w:num>
  <w:num w:numId="14" w16cid:durableId="215166408">
    <w:abstractNumId w:val="103"/>
  </w:num>
  <w:num w:numId="15" w16cid:durableId="250092848">
    <w:abstractNumId w:val="65"/>
  </w:num>
  <w:num w:numId="16" w16cid:durableId="1663122038">
    <w:abstractNumId w:val="116"/>
  </w:num>
  <w:num w:numId="17" w16cid:durableId="272245635">
    <w:abstractNumId w:val="117"/>
  </w:num>
  <w:num w:numId="18" w16cid:durableId="180122260">
    <w:abstractNumId w:val="63"/>
  </w:num>
  <w:num w:numId="19" w16cid:durableId="1488476889">
    <w:abstractNumId w:val="90"/>
  </w:num>
  <w:num w:numId="20" w16cid:durableId="206331933">
    <w:abstractNumId w:val="134"/>
  </w:num>
  <w:num w:numId="21" w16cid:durableId="32582203">
    <w:abstractNumId w:val="41"/>
  </w:num>
  <w:num w:numId="22" w16cid:durableId="1152912909">
    <w:abstractNumId w:val="4"/>
  </w:num>
  <w:num w:numId="23" w16cid:durableId="828328437">
    <w:abstractNumId w:val="28"/>
  </w:num>
  <w:num w:numId="24" w16cid:durableId="272398994">
    <w:abstractNumId w:val="50"/>
  </w:num>
  <w:num w:numId="25" w16cid:durableId="2079747516">
    <w:abstractNumId w:val="104"/>
  </w:num>
  <w:num w:numId="26" w16cid:durableId="329062656">
    <w:abstractNumId w:val="14"/>
  </w:num>
  <w:num w:numId="27" w16cid:durableId="1568421631">
    <w:abstractNumId w:val="130"/>
  </w:num>
  <w:num w:numId="28" w16cid:durableId="467286978">
    <w:abstractNumId w:val="39"/>
  </w:num>
  <w:num w:numId="29" w16cid:durableId="1059130263">
    <w:abstractNumId w:val="43"/>
  </w:num>
  <w:num w:numId="30" w16cid:durableId="1233933515">
    <w:abstractNumId w:val="59"/>
  </w:num>
  <w:num w:numId="31" w16cid:durableId="1212840071">
    <w:abstractNumId w:val="91"/>
  </w:num>
  <w:num w:numId="32" w16cid:durableId="338698232">
    <w:abstractNumId w:val="20"/>
  </w:num>
  <w:num w:numId="33" w16cid:durableId="867062620">
    <w:abstractNumId w:val="17"/>
  </w:num>
  <w:num w:numId="34" w16cid:durableId="781849728">
    <w:abstractNumId w:val="106"/>
  </w:num>
  <w:num w:numId="35" w16cid:durableId="371930786">
    <w:abstractNumId w:val="102"/>
  </w:num>
  <w:num w:numId="36" w16cid:durableId="297153280">
    <w:abstractNumId w:val="47"/>
  </w:num>
  <w:num w:numId="37" w16cid:durableId="1387296128">
    <w:abstractNumId w:val="100"/>
  </w:num>
  <w:num w:numId="38" w16cid:durableId="1854034839">
    <w:abstractNumId w:val="53"/>
  </w:num>
  <w:num w:numId="39" w16cid:durableId="311521516">
    <w:abstractNumId w:val="29"/>
  </w:num>
  <w:num w:numId="40" w16cid:durableId="1469518434">
    <w:abstractNumId w:val="45"/>
  </w:num>
  <w:num w:numId="41" w16cid:durableId="2103213680">
    <w:abstractNumId w:val="113"/>
  </w:num>
  <w:num w:numId="42" w16cid:durableId="1947151182">
    <w:abstractNumId w:val="33"/>
  </w:num>
  <w:num w:numId="43" w16cid:durableId="2145466404">
    <w:abstractNumId w:val="7"/>
  </w:num>
  <w:num w:numId="44" w16cid:durableId="2090733933">
    <w:abstractNumId w:val="3"/>
  </w:num>
  <w:num w:numId="45" w16cid:durableId="1042628414">
    <w:abstractNumId w:val="88"/>
  </w:num>
  <w:num w:numId="46" w16cid:durableId="12416191">
    <w:abstractNumId w:val="48"/>
  </w:num>
  <w:num w:numId="47" w16cid:durableId="39088028">
    <w:abstractNumId w:val="1"/>
  </w:num>
  <w:num w:numId="48" w16cid:durableId="319233368">
    <w:abstractNumId w:val="2"/>
  </w:num>
  <w:num w:numId="49" w16cid:durableId="8417288">
    <w:abstractNumId w:val="129"/>
  </w:num>
  <w:num w:numId="50" w16cid:durableId="833108917">
    <w:abstractNumId w:val="122"/>
  </w:num>
  <w:num w:numId="51" w16cid:durableId="1021279427">
    <w:abstractNumId w:val="81"/>
  </w:num>
  <w:num w:numId="52" w16cid:durableId="576937681">
    <w:abstractNumId w:val="108"/>
  </w:num>
  <w:num w:numId="53" w16cid:durableId="1269897610">
    <w:abstractNumId w:val="51"/>
  </w:num>
  <w:num w:numId="54" w16cid:durableId="1862550105">
    <w:abstractNumId w:val="25"/>
  </w:num>
  <w:num w:numId="55" w16cid:durableId="2140413467">
    <w:abstractNumId w:val="23"/>
  </w:num>
  <w:num w:numId="56" w16cid:durableId="508252437">
    <w:abstractNumId w:val="135"/>
  </w:num>
  <w:num w:numId="57" w16cid:durableId="1345867167">
    <w:abstractNumId w:val="126"/>
  </w:num>
  <w:num w:numId="58" w16cid:durableId="599795844">
    <w:abstractNumId w:val="87"/>
  </w:num>
  <w:num w:numId="59" w16cid:durableId="251820740">
    <w:abstractNumId w:val="92"/>
  </w:num>
  <w:num w:numId="60" w16cid:durableId="2035304445">
    <w:abstractNumId w:val="77"/>
  </w:num>
  <w:num w:numId="61" w16cid:durableId="1893811009">
    <w:abstractNumId w:val="30"/>
  </w:num>
  <w:num w:numId="62" w16cid:durableId="1443115581">
    <w:abstractNumId w:val="109"/>
  </w:num>
  <w:num w:numId="63" w16cid:durableId="211886906">
    <w:abstractNumId w:val="22"/>
  </w:num>
  <w:num w:numId="64" w16cid:durableId="848714088">
    <w:abstractNumId w:val="127"/>
  </w:num>
  <w:num w:numId="65" w16cid:durableId="986007391">
    <w:abstractNumId w:val="70"/>
  </w:num>
  <w:num w:numId="66" w16cid:durableId="1378163709">
    <w:abstractNumId w:val="58"/>
  </w:num>
  <w:num w:numId="67" w16cid:durableId="1606182688">
    <w:abstractNumId w:val="123"/>
  </w:num>
  <w:num w:numId="68" w16cid:durableId="1961178736">
    <w:abstractNumId w:val="37"/>
  </w:num>
  <w:num w:numId="69" w16cid:durableId="557279929">
    <w:abstractNumId w:val="15"/>
  </w:num>
  <w:num w:numId="70" w16cid:durableId="2001615931">
    <w:abstractNumId w:val="60"/>
  </w:num>
  <w:num w:numId="71" w16cid:durableId="1865551812">
    <w:abstractNumId w:val="32"/>
  </w:num>
  <w:num w:numId="72" w16cid:durableId="72747990">
    <w:abstractNumId w:val="36"/>
  </w:num>
  <w:num w:numId="73" w16cid:durableId="1415056779">
    <w:abstractNumId w:val="44"/>
  </w:num>
  <w:num w:numId="74" w16cid:durableId="997154925">
    <w:abstractNumId w:val="26"/>
  </w:num>
  <w:num w:numId="75" w16cid:durableId="2050375026">
    <w:abstractNumId w:val="96"/>
  </w:num>
  <w:num w:numId="76" w16cid:durableId="137457587">
    <w:abstractNumId w:val="21"/>
  </w:num>
  <w:num w:numId="77" w16cid:durableId="114838635">
    <w:abstractNumId w:val="52"/>
  </w:num>
  <w:num w:numId="78" w16cid:durableId="1668746777">
    <w:abstractNumId w:val="89"/>
  </w:num>
  <w:num w:numId="79" w16cid:durableId="2145149852">
    <w:abstractNumId w:val="82"/>
  </w:num>
  <w:num w:numId="80" w16cid:durableId="309750823">
    <w:abstractNumId w:val="115"/>
  </w:num>
  <w:num w:numId="81" w16cid:durableId="1796407743">
    <w:abstractNumId w:val="131"/>
  </w:num>
  <w:num w:numId="82" w16cid:durableId="767506022">
    <w:abstractNumId w:val="55"/>
  </w:num>
  <w:num w:numId="83" w16cid:durableId="923802125">
    <w:abstractNumId w:val="120"/>
  </w:num>
  <w:num w:numId="84" w16cid:durableId="518201646">
    <w:abstractNumId w:val="124"/>
  </w:num>
  <w:num w:numId="85" w16cid:durableId="229124972">
    <w:abstractNumId w:val="64"/>
  </w:num>
  <w:num w:numId="86" w16cid:durableId="360983718">
    <w:abstractNumId w:val="72"/>
  </w:num>
  <w:num w:numId="87" w16cid:durableId="153759332">
    <w:abstractNumId w:val="56"/>
  </w:num>
  <w:num w:numId="88" w16cid:durableId="1643458734">
    <w:abstractNumId w:val="13"/>
  </w:num>
  <w:num w:numId="89" w16cid:durableId="1268152629">
    <w:abstractNumId w:val="84"/>
  </w:num>
  <w:num w:numId="90" w16cid:durableId="1060906845">
    <w:abstractNumId w:val="8"/>
  </w:num>
  <w:num w:numId="91" w16cid:durableId="1450390479">
    <w:abstractNumId w:val="54"/>
  </w:num>
  <w:num w:numId="92" w16cid:durableId="1146975703">
    <w:abstractNumId w:val="75"/>
  </w:num>
  <w:num w:numId="93" w16cid:durableId="500043456">
    <w:abstractNumId w:val="11"/>
  </w:num>
  <w:num w:numId="94" w16cid:durableId="192153875">
    <w:abstractNumId w:val="78"/>
  </w:num>
  <w:num w:numId="95" w16cid:durableId="1483812048">
    <w:abstractNumId w:val="18"/>
  </w:num>
  <w:num w:numId="96" w16cid:durableId="1965693284">
    <w:abstractNumId w:val="38"/>
  </w:num>
  <w:num w:numId="97" w16cid:durableId="1310357370">
    <w:abstractNumId w:val="114"/>
  </w:num>
  <w:num w:numId="98" w16cid:durableId="1707371610">
    <w:abstractNumId w:val="35"/>
  </w:num>
  <w:num w:numId="99" w16cid:durableId="330911564">
    <w:abstractNumId w:val="107"/>
  </w:num>
  <w:num w:numId="100" w16cid:durableId="1788767915">
    <w:abstractNumId w:val="69"/>
  </w:num>
  <w:num w:numId="101" w16cid:durableId="1546063663">
    <w:abstractNumId w:val="73"/>
  </w:num>
  <w:num w:numId="102" w16cid:durableId="1035041072">
    <w:abstractNumId w:val="85"/>
  </w:num>
  <w:num w:numId="103" w16cid:durableId="134371739">
    <w:abstractNumId w:val="74"/>
  </w:num>
  <w:num w:numId="104" w16cid:durableId="1291277746">
    <w:abstractNumId w:val="66"/>
  </w:num>
  <w:num w:numId="105" w16cid:durableId="1123502993">
    <w:abstractNumId w:val="62"/>
  </w:num>
  <w:num w:numId="106" w16cid:durableId="1161392358">
    <w:abstractNumId w:val="83"/>
  </w:num>
  <w:num w:numId="107" w16cid:durableId="1851140911">
    <w:abstractNumId w:val="125"/>
  </w:num>
  <w:num w:numId="108" w16cid:durableId="1642803516">
    <w:abstractNumId w:val="121"/>
  </w:num>
  <w:num w:numId="109" w16cid:durableId="2049798823">
    <w:abstractNumId w:val="6"/>
  </w:num>
  <w:num w:numId="110" w16cid:durableId="1372606106">
    <w:abstractNumId w:val="105"/>
  </w:num>
  <w:num w:numId="111" w16cid:durableId="977612017">
    <w:abstractNumId w:val="68"/>
  </w:num>
  <w:num w:numId="112" w16cid:durableId="1543397192">
    <w:abstractNumId w:val="99"/>
  </w:num>
  <w:num w:numId="113" w16cid:durableId="333412071">
    <w:abstractNumId w:val="5"/>
  </w:num>
  <w:num w:numId="114" w16cid:durableId="1588348181">
    <w:abstractNumId w:val="46"/>
  </w:num>
  <w:num w:numId="115" w16cid:durableId="2077360886">
    <w:abstractNumId w:val="94"/>
  </w:num>
  <w:num w:numId="116" w16cid:durableId="873541040">
    <w:abstractNumId w:val="24"/>
  </w:num>
  <w:num w:numId="117" w16cid:durableId="1854610262">
    <w:abstractNumId w:val="16"/>
  </w:num>
  <w:num w:numId="118" w16cid:durableId="1458714805">
    <w:abstractNumId w:val="101"/>
  </w:num>
  <w:num w:numId="119" w16cid:durableId="1235891868">
    <w:abstractNumId w:val="10"/>
  </w:num>
  <w:num w:numId="120" w16cid:durableId="1196580051">
    <w:abstractNumId w:val="61"/>
  </w:num>
  <w:num w:numId="121" w16cid:durableId="1627158646">
    <w:abstractNumId w:val="80"/>
  </w:num>
  <w:num w:numId="122" w16cid:durableId="495728466">
    <w:abstractNumId w:val="49"/>
  </w:num>
  <w:num w:numId="123" w16cid:durableId="230385055">
    <w:abstractNumId w:val="9"/>
  </w:num>
  <w:num w:numId="124" w16cid:durableId="1319650566">
    <w:abstractNumId w:val="31"/>
  </w:num>
  <w:num w:numId="125" w16cid:durableId="691959276">
    <w:abstractNumId w:val="118"/>
  </w:num>
  <w:num w:numId="126" w16cid:durableId="828323694">
    <w:abstractNumId w:val="40"/>
  </w:num>
  <w:num w:numId="127" w16cid:durableId="1090858783">
    <w:abstractNumId w:val="42"/>
  </w:num>
  <w:num w:numId="128" w16cid:durableId="1799451735">
    <w:abstractNumId w:val="132"/>
  </w:num>
  <w:num w:numId="129" w16cid:durableId="1947812391">
    <w:abstractNumId w:val="57"/>
  </w:num>
  <w:num w:numId="130" w16cid:durableId="495073668">
    <w:abstractNumId w:val="112"/>
  </w:num>
  <w:num w:numId="131" w16cid:durableId="1160927236">
    <w:abstractNumId w:val="86"/>
  </w:num>
  <w:num w:numId="132" w16cid:durableId="1237278996">
    <w:abstractNumId w:val="97"/>
  </w:num>
  <w:num w:numId="133" w16cid:durableId="152992455">
    <w:abstractNumId w:val="110"/>
  </w:num>
  <w:num w:numId="134" w16cid:durableId="1961377848">
    <w:abstractNumId w:val="0"/>
  </w:num>
  <w:num w:numId="135" w16cid:durableId="1402026683">
    <w:abstractNumId w:val="79"/>
  </w:num>
  <w:num w:numId="136" w16cid:durableId="1681270101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0276"/>
    <w:rsid w:val="000005FC"/>
    <w:rsid w:val="00001B4A"/>
    <w:rsid w:val="00010282"/>
    <w:rsid w:val="000250F0"/>
    <w:rsid w:val="00060E6C"/>
    <w:rsid w:val="000662E7"/>
    <w:rsid w:val="00085590"/>
    <w:rsid w:val="00092844"/>
    <w:rsid w:val="000B454A"/>
    <w:rsid w:val="000B7039"/>
    <w:rsid w:val="000D4F3F"/>
    <w:rsid w:val="000F54FB"/>
    <w:rsid w:val="000F7116"/>
    <w:rsid w:val="0010217E"/>
    <w:rsid w:val="00112CEB"/>
    <w:rsid w:val="00122C97"/>
    <w:rsid w:val="00124018"/>
    <w:rsid w:val="00134239"/>
    <w:rsid w:val="00141488"/>
    <w:rsid w:val="00145241"/>
    <w:rsid w:val="00155267"/>
    <w:rsid w:val="00166523"/>
    <w:rsid w:val="001858F9"/>
    <w:rsid w:val="00186C19"/>
    <w:rsid w:val="001949C4"/>
    <w:rsid w:val="001A6613"/>
    <w:rsid w:val="001F3503"/>
    <w:rsid w:val="00224447"/>
    <w:rsid w:val="00226E43"/>
    <w:rsid w:val="002842D9"/>
    <w:rsid w:val="002A590A"/>
    <w:rsid w:val="002D4BB0"/>
    <w:rsid w:val="002E5D19"/>
    <w:rsid w:val="0031309C"/>
    <w:rsid w:val="003610B3"/>
    <w:rsid w:val="0037482A"/>
    <w:rsid w:val="003A1CE0"/>
    <w:rsid w:val="003C72AF"/>
    <w:rsid w:val="004276F6"/>
    <w:rsid w:val="00434DDF"/>
    <w:rsid w:val="004505D5"/>
    <w:rsid w:val="00450B1D"/>
    <w:rsid w:val="00452F85"/>
    <w:rsid w:val="0045487F"/>
    <w:rsid w:val="004636BA"/>
    <w:rsid w:val="00494C12"/>
    <w:rsid w:val="004A0978"/>
    <w:rsid w:val="004D7FB2"/>
    <w:rsid w:val="0050107A"/>
    <w:rsid w:val="00511EC8"/>
    <w:rsid w:val="00521792"/>
    <w:rsid w:val="00523C72"/>
    <w:rsid w:val="0054267B"/>
    <w:rsid w:val="00575AC6"/>
    <w:rsid w:val="0058691A"/>
    <w:rsid w:val="00624FA8"/>
    <w:rsid w:val="00656809"/>
    <w:rsid w:val="0069482F"/>
    <w:rsid w:val="006C0D30"/>
    <w:rsid w:val="0072553E"/>
    <w:rsid w:val="00753B43"/>
    <w:rsid w:val="00766F0E"/>
    <w:rsid w:val="00777673"/>
    <w:rsid w:val="007A4854"/>
    <w:rsid w:val="007C3F18"/>
    <w:rsid w:val="007D4974"/>
    <w:rsid w:val="007E5F27"/>
    <w:rsid w:val="00801391"/>
    <w:rsid w:val="0080162F"/>
    <w:rsid w:val="00833B50"/>
    <w:rsid w:val="0085067B"/>
    <w:rsid w:val="0086794F"/>
    <w:rsid w:val="00870276"/>
    <w:rsid w:val="008B28D9"/>
    <w:rsid w:val="008B4FAD"/>
    <w:rsid w:val="008C2B44"/>
    <w:rsid w:val="008D00D8"/>
    <w:rsid w:val="008D2027"/>
    <w:rsid w:val="008D238D"/>
    <w:rsid w:val="008E483F"/>
    <w:rsid w:val="008E6278"/>
    <w:rsid w:val="008E7A40"/>
    <w:rsid w:val="00901E14"/>
    <w:rsid w:val="009502D4"/>
    <w:rsid w:val="00960185"/>
    <w:rsid w:val="00991CA3"/>
    <w:rsid w:val="009B65C1"/>
    <w:rsid w:val="00A255B9"/>
    <w:rsid w:val="00A56FF4"/>
    <w:rsid w:val="00AA746E"/>
    <w:rsid w:val="00AD2595"/>
    <w:rsid w:val="00B42D4F"/>
    <w:rsid w:val="00B57076"/>
    <w:rsid w:val="00B65A44"/>
    <w:rsid w:val="00B75D3C"/>
    <w:rsid w:val="00B775A4"/>
    <w:rsid w:val="00B845F7"/>
    <w:rsid w:val="00BA3A24"/>
    <w:rsid w:val="00BB6263"/>
    <w:rsid w:val="00BE54F5"/>
    <w:rsid w:val="00BE6378"/>
    <w:rsid w:val="00C416DD"/>
    <w:rsid w:val="00CB2318"/>
    <w:rsid w:val="00CB2489"/>
    <w:rsid w:val="00CC541E"/>
    <w:rsid w:val="00D56264"/>
    <w:rsid w:val="00DA3525"/>
    <w:rsid w:val="00DC22AA"/>
    <w:rsid w:val="00E05B49"/>
    <w:rsid w:val="00E26565"/>
    <w:rsid w:val="00E32861"/>
    <w:rsid w:val="00E46AE2"/>
    <w:rsid w:val="00E537C2"/>
    <w:rsid w:val="00E63942"/>
    <w:rsid w:val="00ED0CDF"/>
    <w:rsid w:val="00F06884"/>
    <w:rsid w:val="00F44C36"/>
    <w:rsid w:val="00F8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F4E90E"/>
  <w15:chartTrackingRefBased/>
  <w15:docId w15:val="{82E279EA-6A74-1047-934C-0793A3C0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eastAsia="MingLiU"/>
      <w:kern w:val="2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Date">
    <w:name w:val="Date"/>
    <w:basedOn w:val="Normal"/>
    <w:next w:val="Normal"/>
    <w:pPr>
      <w:jc w:val="right"/>
    </w:p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BalloonText">
    <w:name w:val="Balloon Text"/>
    <w:basedOn w:val="Normal"/>
    <w:semiHidden/>
    <w:rsid w:val="0087027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D238D"/>
    <w:rPr>
      <w:rFonts w:eastAsia="MingLiU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2219</Words>
  <Characters>12650</Characters>
  <Application>Microsoft Office Word</Application>
  <DocSecurity>0</DocSecurity>
  <Lines>105</Lines>
  <Paragraphs>29</Paragraphs>
  <ScaleCrop>false</ScaleCrop>
  <Company>Aristo</Company>
  <LinksUpToDate>false</LinksUpToDate>
  <CharactersWithSpaces>14840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Susanna</dc:creator>
  <cp:keywords/>
  <cp:lastModifiedBy>Kingsley Sham</cp:lastModifiedBy>
  <cp:revision>2</cp:revision>
  <dcterms:created xsi:type="dcterms:W3CDTF">2026-06-06T04:08:00Z</dcterms:created>
  <dcterms:modified xsi:type="dcterms:W3CDTF">2026-06-06T04:08:00Z</dcterms:modified>
</cp:coreProperties>
</file>