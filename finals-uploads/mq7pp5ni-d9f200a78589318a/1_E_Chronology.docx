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BE80" w14:textId="77777777" w:rsidR="00304CD1" w:rsidRPr="00304CD1" w:rsidRDefault="002A6D0E" w:rsidP="003E1329">
      <w:pPr>
        <w:jc w:val="both"/>
        <w:rPr>
          <w:rFonts w:hint="eastAsia"/>
          <w:b/>
          <w:sz w:val="20"/>
        </w:rPr>
      </w:pPr>
      <w:r>
        <w:rPr>
          <w:rFonts w:hint="eastAsia"/>
          <w:b/>
          <w:sz w:val="20"/>
        </w:rPr>
        <w:t>Chronological Order</w:t>
      </w:r>
    </w:p>
    <w:p w14:paraId="3B5E053C" w14:textId="77777777" w:rsidR="00304CD1" w:rsidRDefault="00304CD1" w:rsidP="003E1329">
      <w:pPr>
        <w:jc w:val="both"/>
        <w:rPr>
          <w:rFonts w:hint="eastAsia"/>
          <w:sz w:val="20"/>
        </w:rPr>
      </w:pPr>
    </w:p>
    <w:p w14:paraId="20FBB0FE" w14:textId="77777777" w:rsidR="00304CD1" w:rsidRDefault="00304CD1" w:rsidP="003E1329">
      <w:pPr>
        <w:jc w:val="both"/>
        <w:rPr>
          <w:rFonts w:hint="eastAsia"/>
          <w:sz w:val="20"/>
        </w:rPr>
      </w:pPr>
      <w:proofErr w:type="gramStart"/>
      <w:r>
        <w:rPr>
          <w:rFonts w:hint="eastAsia"/>
          <w:sz w:val="20"/>
        </w:rPr>
        <w:t>|!|</w:t>
      </w:r>
      <w:proofErr w:type="gramEnd"/>
      <w:r>
        <w:rPr>
          <w:rFonts w:hint="eastAsia"/>
          <w:sz w:val="20"/>
        </w:rPr>
        <w:t>EC31001</w:t>
      </w:r>
      <w:proofErr w:type="gramStart"/>
      <w:r>
        <w:rPr>
          <w:rFonts w:hint="eastAsia"/>
          <w:sz w:val="20"/>
        </w:rPr>
        <w:t>|!|</w:t>
      </w:r>
      <w:proofErr w:type="gramEnd"/>
    </w:p>
    <w:p w14:paraId="72C1C880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outbreak of the First World War; (ii) The First Moroccan Crisis; (iii) the Sarajevo Incident</w:t>
      </w:r>
    </w:p>
    <w:p w14:paraId="0F35DA9A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010026A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21396664" w14:textId="77777777" w:rsidR="0070575B" w:rsidRPr="00DC1C14" w:rsidRDefault="0070575B" w:rsidP="003E1329">
      <w:pPr>
        <w:jc w:val="both"/>
        <w:rPr>
          <w:sz w:val="20"/>
        </w:rPr>
      </w:pPr>
    </w:p>
    <w:p w14:paraId="3219C18D" w14:textId="77777777" w:rsidR="002C3AE2" w:rsidRDefault="002C3AE2" w:rsidP="003E1329">
      <w:pPr>
        <w:jc w:val="both"/>
        <w:rPr>
          <w:rFonts w:hint="eastAsia"/>
          <w:sz w:val="20"/>
        </w:rPr>
      </w:pPr>
      <w:proofErr w:type="gramStart"/>
      <w:r>
        <w:rPr>
          <w:rFonts w:hint="eastAsia"/>
          <w:sz w:val="20"/>
        </w:rPr>
        <w:t>|!|</w:t>
      </w:r>
      <w:proofErr w:type="gramEnd"/>
      <w:r>
        <w:rPr>
          <w:rFonts w:hint="eastAsia"/>
          <w:sz w:val="20"/>
        </w:rPr>
        <w:t>EC3100</w:t>
      </w:r>
      <w:r w:rsidR="00E93E90">
        <w:rPr>
          <w:rFonts w:hint="eastAsia"/>
          <w:sz w:val="20"/>
        </w:rPr>
        <w:t>2</w:t>
      </w:r>
      <w:proofErr w:type="gramStart"/>
      <w:r>
        <w:rPr>
          <w:rFonts w:hint="eastAsia"/>
          <w:sz w:val="20"/>
        </w:rPr>
        <w:t>|!|</w:t>
      </w:r>
      <w:proofErr w:type="gramEnd"/>
    </w:p>
    <w:p w14:paraId="2123130B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outbreak of the Franco-Prussian War; (ii) The outbreak of the First World War; (iii) The formation of the Triple Alliance</w:t>
      </w:r>
    </w:p>
    <w:p w14:paraId="599E5826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AA88AC3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1EE03654" w14:textId="77777777" w:rsidR="0070575B" w:rsidRPr="00DC1C14" w:rsidRDefault="0070575B" w:rsidP="003E1329">
      <w:pPr>
        <w:jc w:val="both"/>
        <w:rPr>
          <w:sz w:val="20"/>
        </w:rPr>
      </w:pPr>
    </w:p>
    <w:p w14:paraId="1A91060A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|!|EC3100</w:t>
      </w:r>
      <w:r w:rsidR="00E93E90">
        <w:rPr>
          <w:rFonts w:hint="eastAsia"/>
          <w:sz w:val="20"/>
        </w:rPr>
        <w:t>3</w:t>
      </w:r>
      <w:r>
        <w:rPr>
          <w:rFonts w:hint="eastAsia"/>
          <w:sz w:val="20"/>
        </w:rPr>
        <w:t>|!|</w:t>
      </w:r>
    </w:p>
    <w:p w14:paraId="48A17916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formation of the Triple Alliance; (ii) The formation of the Triple Entente; (iii) The First Balkan War</w:t>
      </w:r>
    </w:p>
    <w:p w14:paraId="75AF1775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5923D4DF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(ii); (iii)##</w:t>
      </w:r>
    </w:p>
    <w:p w14:paraId="4EAA421B" w14:textId="77777777" w:rsidR="0070575B" w:rsidRPr="00DC1C14" w:rsidRDefault="0070575B" w:rsidP="003E1329">
      <w:pPr>
        <w:jc w:val="both"/>
        <w:rPr>
          <w:sz w:val="20"/>
        </w:rPr>
      </w:pPr>
    </w:p>
    <w:p w14:paraId="74B6F081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|!|EC3100</w:t>
      </w:r>
      <w:r w:rsidR="00E93E90">
        <w:rPr>
          <w:rFonts w:hint="eastAsia"/>
          <w:sz w:val="20"/>
        </w:rPr>
        <w:t>4</w:t>
      </w:r>
      <w:r>
        <w:rPr>
          <w:rFonts w:hint="eastAsia"/>
          <w:sz w:val="20"/>
        </w:rPr>
        <w:t>|!|</w:t>
      </w:r>
    </w:p>
    <w:p w14:paraId="293577E1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signing of the Treaty of Versailles; (ii) The formation of the League of Nations; (iii) The Sarajevo Incident</w:t>
      </w:r>
    </w:p>
    <w:p w14:paraId="0344C5B0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060A757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(ii)##</w:t>
      </w:r>
    </w:p>
    <w:p w14:paraId="17006324" w14:textId="77777777" w:rsidR="0070575B" w:rsidRPr="00DC1C14" w:rsidRDefault="0070575B" w:rsidP="003E1329">
      <w:pPr>
        <w:jc w:val="both"/>
        <w:rPr>
          <w:sz w:val="20"/>
        </w:rPr>
      </w:pPr>
    </w:p>
    <w:p w14:paraId="04E81ED6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|!|EC3100</w:t>
      </w:r>
      <w:r w:rsidR="00E93E90">
        <w:rPr>
          <w:rFonts w:hint="eastAsia"/>
          <w:sz w:val="20"/>
        </w:rPr>
        <w:t>5</w:t>
      </w:r>
      <w:r>
        <w:rPr>
          <w:rFonts w:hint="eastAsia"/>
          <w:sz w:val="20"/>
        </w:rPr>
        <w:t>|!|</w:t>
      </w:r>
    </w:p>
    <w:p w14:paraId="57F3BB40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</w:t>
      </w:r>
      <w:r w:rsidR="000878C6" w:rsidRPr="00DC1C14">
        <w:rPr>
          <w:sz w:val="20"/>
        </w:rPr>
        <w:t>assassination</w:t>
      </w:r>
      <w:r w:rsidR="00566CEC" w:rsidRPr="00DC1C14">
        <w:rPr>
          <w:sz w:val="20"/>
        </w:rPr>
        <w:t xml:space="preserve"> of the </w:t>
      </w:r>
      <w:r w:rsidRPr="00DC1C14">
        <w:rPr>
          <w:sz w:val="20"/>
        </w:rPr>
        <w:t xml:space="preserve">heir to the Emperor of Austria-Hungary; (ii) </w:t>
      </w:r>
      <w:r w:rsidR="003B1531" w:rsidRPr="00DC1C14">
        <w:rPr>
          <w:sz w:val="20"/>
        </w:rPr>
        <w:t>The Second Balkan War</w:t>
      </w:r>
      <w:r w:rsidR="000878C6" w:rsidRPr="00DC1C14">
        <w:rPr>
          <w:sz w:val="20"/>
        </w:rPr>
        <w:t>;</w:t>
      </w:r>
      <w:r w:rsidRPr="00DC1C14">
        <w:rPr>
          <w:sz w:val="20"/>
        </w:rPr>
        <w:t xml:space="preserve"> (iii)</w:t>
      </w:r>
      <w:r w:rsidR="00566CEC" w:rsidRPr="00DC1C14">
        <w:rPr>
          <w:sz w:val="20"/>
        </w:rPr>
        <w:t xml:space="preserve"> </w:t>
      </w:r>
      <w:r w:rsidRPr="00DC1C14">
        <w:rPr>
          <w:sz w:val="20"/>
        </w:rPr>
        <w:t>Britain declared war on Germany.</w:t>
      </w:r>
    </w:p>
    <w:p w14:paraId="3C637957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F32D872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(iii)##</w:t>
      </w:r>
    </w:p>
    <w:p w14:paraId="6CA65F15" w14:textId="77777777" w:rsidR="0070575B" w:rsidRPr="00DC1C14" w:rsidRDefault="0070575B" w:rsidP="003E1329">
      <w:pPr>
        <w:jc w:val="both"/>
        <w:rPr>
          <w:sz w:val="20"/>
        </w:rPr>
      </w:pPr>
    </w:p>
    <w:p w14:paraId="459AA862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|!|EC3100</w:t>
      </w:r>
      <w:r w:rsidR="00E93E90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p w14:paraId="593A85E7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United States joined the First World War; (ii) Russia signed an armistice with Germany; (iii) Germany invaded Belgium.</w:t>
      </w:r>
    </w:p>
    <w:p w14:paraId="352FC1A4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4247870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(ii)##</w:t>
      </w:r>
    </w:p>
    <w:p w14:paraId="062D1B96" w14:textId="77777777" w:rsidR="0070575B" w:rsidRPr="00DC1C14" w:rsidRDefault="0070575B" w:rsidP="003E1329">
      <w:pPr>
        <w:jc w:val="both"/>
        <w:rPr>
          <w:sz w:val="20"/>
        </w:rPr>
      </w:pPr>
    </w:p>
    <w:p w14:paraId="0B87F421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|!|EC3100</w:t>
      </w:r>
      <w:r w:rsidR="00E93E90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p w14:paraId="79AD5706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Paris Peace Conference; (ii) Germany invaded Belgium; (iii) Russia withdrew from the First World War.</w:t>
      </w:r>
    </w:p>
    <w:p w14:paraId="09F0747F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lastRenderedPageBreak/>
        <w:t>_________________________________________________________________________________</w:t>
      </w:r>
    </w:p>
    <w:p w14:paraId="68B1F497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0E013780" w14:textId="77777777" w:rsidR="0070575B" w:rsidRPr="00DC1C14" w:rsidRDefault="0070575B" w:rsidP="003E1329">
      <w:pPr>
        <w:jc w:val="both"/>
        <w:rPr>
          <w:sz w:val="20"/>
        </w:rPr>
      </w:pPr>
    </w:p>
    <w:p w14:paraId="5FBAD987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|!|EC3100</w:t>
      </w:r>
      <w:r w:rsidR="00E93E90">
        <w:rPr>
          <w:rFonts w:hint="eastAsia"/>
          <w:sz w:val="20"/>
        </w:rPr>
        <w:t>8</w:t>
      </w:r>
      <w:r>
        <w:rPr>
          <w:rFonts w:hint="eastAsia"/>
          <w:sz w:val="20"/>
        </w:rPr>
        <w:t>|!|</w:t>
      </w:r>
    </w:p>
    <w:p w14:paraId="1E37FA72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Germany sent a gunboat to </w:t>
      </w:r>
      <w:proofErr w:type="spellStart"/>
      <w:r w:rsidRPr="00DC1C14">
        <w:rPr>
          <w:sz w:val="20"/>
        </w:rPr>
        <w:t>Agadir</w:t>
      </w:r>
      <w:proofErr w:type="spellEnd"/>
      <w:r w:rsidRPr="00DC1C14">
        <w:rPr>
          <w:sz w:val="20"/>
        </w:rPr>
        <w:t xml:space="preserve">; (ii) The heir to the Emperor of Austria-Hungary was </w:t>
      </w:r>
      <w:r w:rsidR="000878C6" w:rsidRPr="00DC1C14">
        <w:rPr>
          <w:sz w:val="20"/>
        </w:rPr>
        <w:t>assassinated</w:t>
      </w:r>
      <w:r w:rsidRPr="00DC1C14">
        <w:rPr>
          <w:sz w:val="20"/>
        </w:rPr>
        <w:t>; (iii) Austria-Hungary sent an ultimatum to Serbia.</w:t>
      </w:r>
    </w:p>
    <w:p w14:paraId="648F9831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3CE7327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(ii); (iii)##</w:t>
      </w:r>
    </w:p>
    <w:p w14:paraId="522499D3" w14:textId="77777777" w:rsidR="0070575B" w:rsidRPr="00DC1C14" w:rsidRDefault="0070575B" w:rsidP="003E1329">
      <w:pPr>
        <w:jc w:val="both"/>
        <w:rPr>
          <w:sz w:val="20"/>
        </w:rPr>
      </w:pPr>
    </w:p>
    <w:p w14:paraId="612E1AD4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|!|EC3100</w:t>
      </w:r>
      <w:r w:rsidR="00E93E90">
        <w:rPr>
          <w:rFonts w:hint="eastAsia"/>
          <w:sz w:val="20"/>
        </w:rPr>
        <w:t>9</w:t>
      </w:r>
      <w:r>
        <w:rPr>
          <w:rFonts w:hint="eastAsia"/>
          <w:sz w:val="20"/>
        </w:rPr>
        <w:t>|!|</w:t>
      </w:r>
    </w:p>
    <w:p w14:paraId="40C8156D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formation of the Triple Entente; (ii) The formation of the Triple Alliance; (iii) The formation of the League of Nations</w:t>
      </w:r>
    </w:p>
    <w:p w14:paraId="56EACB57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887B328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(iii)##</w:t>
      </w:r>
    </w:p>
    <w:p w14:paraId="58F0C43F" w14:textId="77777777" w:rsidR="0070575B" w:rsidRPr="00DC1C14" w:rsidRDefault="0070575B" w:rsidP="003E1329">
      <w:pPr>
        <w:jc w:val="both"/>
        <w:rPr>
          <w:sz w:val="20"/>
        </w:rPr>
      </w:pPr>
    </w:p>
    <w:p w14:paraId="27A58000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3D780E">
        <w:rPr>
          <w:rFonts w:hint="eastAsia"/>
          <w:sz w:val="20"/>
        </w:rPr>
        <w:t>1</w:t>
      </w:r>
      <w:r>
        <w:rPr>
          <w:rFonts w:hint="eastAsia"/>
          <w:sz w:val="20"/>
        </w:rPr>
        <w:t>0|!|</w:t>
      </w:r>
    </w:p>
    <w:p w14:paraId="132C550C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Austria-Hungary annexed Bosnia-Herzegovina; (ii) Germany </w:t>
      </w:r>
      <w:r w:rsidR="000878C6" w:rsidRPr="00DC1C14">
        <w:rPr>
          <w:sz w:val="20"/>
        </w:rPr>
        <w:t>invaded Belgium</w:t>
      </w:r>
      <w:r w:rsidRPr="00DC1C14">
        <w:rPr>
          <w:sz w:val="20"/>
        </w:rPr>
        <w:t xml:space="preserve">; (iii) France </w:t>
      </w:r>
      <w:proofErr w:type="spellStart"/>
      <w:r w:rsidR="000878C6" w:rsidRPr="00DC1C14">
        <w:rPr>
          <w:sz w:val="20"/>
        </w:rPr>
        <w:t>colonised</w:t>
      </w:r>
      <w:proofErr w:type="spellEnd"/>
      <w:r w:rsidR="000878C6" w:rsidRPr="00DC1C14">
        <w:rPr>
          <w:sz w:val="20"/>
        </w:rPr>
        <w:t xml:space="preserve"> </w:t>
      </w:r>
      <w:r w:rsidRPr="00DC1C14">
        <w:rPr>
          <w:sz w:val="20"/>
        </w:rPr>
        <w:t>Tunisia.</w:t>
      </w:r>
    </w:p>
    <w:p w14:paraId="26C7670E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AC958AE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</w:t>
      </w:r>
      <w:r w:rsidR="000878C6" w:rsidRPr="00DC1C14">
        <w:rPr>
          <w:sz w:val="20"/>
        </w:rPr>
        <w:t>i</w:t>
      </w:r>
      <w:r w:rsidRPr="00DC1C14">
        <w:rPr>
          <w:sz w:val="20"/>
        </w:rPr>
        <w:t>)##</w:t>
      </w:r>
    </w:p>
    <w:p w14:paraId="295BE7D3" w14:textId="77777777" w:rsidR="0070575B" w:rsidRPr="00DC1C14" w:rsidRDefault="0070575B" w:rsidP="003E1329">
      <w:pPr>
        <w:jc w:val="both"/>
        <w:rPr>
          <w:sz w:val="20"/>
        </w:rPr>
      </w:pPr>
    </w:p>
    <w:p w14:paraId="45D9509C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3D780E">
        <w:rPr>
          <w:rFonts w:hint="eastAsia"/>
          <w:sz w:val="20"/>
        </w:rPr>
        <w:t>1</w:t>
      </w:r>
      <w:r>
        <w:rPr>
          <w:rFonts w:hint="eastAsia"/>
          <w:sz w:val="20"/>
        </w:rPr>
        <w:t>1|!|</w:t>
      </w:r>
    </w:p>
    <w:p w14:paraId="3CF64B09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Bulgaria declared war on Serbia; (ii) Bulgaria, Serbia, Montenegro and Greece declared war on Turkey; (iii) </w:t>
      </w:r>
      <w:r w:rsidR="007665A1" w:rsidRPr="00DC1C14">
        <w:rPr>
          <w:sz w:val="20"/>
        </w:rPr>
        <w:t>Russia withdrew from WWI</w:t>
      </w:r>
    </w:p>
    <w:p w14:paraId="4FA9745B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2E1A9F7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(iii)##</w:t>
      </w:r>
    </w:p>
    <w:p w14:paraId="16423995" w14:textId="77777777" w:rsidR="0070575B" w:rsidRPr="00DC1C14" w:rsidRDefault="0070575B" w:rsidP="003E1329">
      <w:pPr>
        <w:jc w:val="both"/>
        <w:rPr>
          <w:sz w:val="20"/>
        </w:rPr>
      </w:pPr>
    </w:p>
    <w:p w14:paraId="05A7BC3C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3D780E">
        <w:rPr>
          <w:rFonts w:hint="eastAsia"/>
          <w:sz w:val="20"/>
        </w:rPr>
        <w:t>12</w:t>
      </w:r>
      <w:r>
        <w:rPr>
          <w:rFonts w:hint="eastAsia"/>
          <w:sz w:val="20"/>
        </w:rPr>
        <w:t>|!|</w:t>
      </w:r>
    </w:p>
    <w:p w14:paraId="0EECF8A1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October Revolution; (ii) The formation of the Triple Alliance; (iii) France </w:t>
      </w:r>
      <w:proofErr w:type="spellStart"/>
      <w:r w:rsidR="007665A1" w:rsidRPr="00DC1C14">
        <w:rPr>
          <w:sz w:val="20"/>
        </w:rPr>
        <w:t>colonised</w:t>
      </w:r>
      <w:proofErr w:type="spellEnd"/>
      <w:r w:rsidR="007665A1" w:rsidRPr="00DC1C14">
        <w:rPr>
          <w:sz w:val="20"/>
        </w:rPr>
        <w:t xml:space="preserve"> </w:t>
      </w:r>
      <w:r w:rsidRPr="00DC1C14">
        <w:rPr>
          <w:sz w:val="20"/>
        </w:rPr>
        <w:t>Tunisia</w:t>
      </w:r>
    </w:p>
    <w:p w14:paraId="340B001F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510719E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02E37166" w14:textId="77777777" w:rsidR="0070575B" w:rsidRPr="00DC1C14" w:rsidRDefault="0070575B" w:rsidP="003E1329">
      <w:pPr>
        <w:jc w:val="both"/>
        <w:rPr>
          <w:sz w:val="20"/>
        </w:rPr>
      </w:pPr>
    </w:p>
    <w:p w14:paraId="6A8215F7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13</w:t>
      </w:r>
      <w:r>
        <w:rPr>
          <w:rFonts w:hint="eastAsia"/>
          <w:sz w:val="20"/>
        </w:rPr>
        <w:t>|!|</w:t>
      </w:r>
    </w:p>
    <w:p w14:paraId="1B91A29D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formation of the German Empire; (ii) The formation of the League of Nations; (iii) Bismarck became the German Chancellor</w:t>
      </w:r>
    </w:p>
    <w:p w14:paraId="3D183182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4302536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</w:t>
      </w:r>
      <w:r w:rsidR="00BE2827">
        <w:rPr>
          <w:rFonts w:hint="eastAsia"/>
          <w:sz w:val="20"/>
        </w:rPr>
        <w:t>;</w:t>
      </w:r>
      <w:r w:rsidRPr="00DC1C14">
        <w:rPr>
          <w:sz w:val="20"/>
        </w:rPr>
        <w:t xml:space="preserve"> (iii)</w:t>
      </w:r>
      <w:r w:rsidR="00BE2827">
        <w:rPr>
          <w:rFonts w:hint="eastAsia"/>
          <w:sz w:val="20"/>
        </w:rPr>
        <w:t>;</w:t>
      </w:r>
      <w:r w:rsidRPr="00DC1C14">
        <w:rPr>
          <w:sz w:val="20"/>
        </w:rPr>
        <w:t xml:space="preserve"> (ii)##</w:t>
      </w:r>
    </w:p>
    <w:p w14:paraId="2610726B" w14:textId="77777777" w:rsidR="0070575B" w:rsidRPr="00DC1C14" w:rsidRDefault="0070575B" w:rsidP="003E1329">
      <w:pPr>
        <w:jc w:val="both"/>
        <w:rPr>
          <w:sz w:val="20"/>
        </w:rPr>
      </w:pPr>
    </w:p>
    <w:p w14:paraId="600238A1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14</w:t>
      </w:r>
      <w:r>
        <w:rPr>
          <w:rFonts w:hint="eastAsia"/>
          <w:sz w:val="20"/>
        </w:rPr>
        <w:t>|!|</w:t>
      </w:r>
    </w:p>
    <w:p w14:paraId="50435673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Germany’s unrestricted submarine warfare; (ii) The United States joined the First World War; (iii) </w:t>
      </w:r>
      <w:r w:rsidR="007665A1" w:rsidRPr="00DC1C14">
        <w:rPr>
          <w:sz w:val="20"/>
        </w:rPr>
        <w:lastRenderedPageBreak/>
        <w:t>Russia withdrew from WWI</w:t>
      </w:r>
    </w:p>
    <w:p w14:paraId="42584B13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5044F4D0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(ii); (iii)##</w:t>
      </w:r>
    </w:p>
    <w:p w14:paraId="0070B266" w14:textId="77777777" w:rsidR="0070575B" w:rsidRPr="00DC1C14" w:rsidRDefault="0070575B" w:rsidP="003E1329">
      <w:pPr>
        <w:jc w:val="both"/>
        <w:rPr>
          <w:sz w:val="20"/>
        </w:rPr>
      </w:pPr>
    </w:p>
    <w:p w14:paraId="7E789691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15</w:t>
      </w:r>
      <w:r>
        <w:rPr>
          <w:rFonts w:hint="eastAsia"/>
          <w:sz w:val="20"/>
        </w:rPr>
        <w:t>|!|</w:t>
      </w:r>
    </w:p>
    <w:p w14:paraId="73353C9F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Austria-Hungary sent an ultimatum to Serbia; (ii) The Bosnian Crisis; (iii) </w:t>
      </w:r>
      <w:r w:rsidR="003B1531" w:rsidRPr="00DC1C14">
        <w:rPr>
          <w:sz w:val="20"/>
        </w:rPr>
        <w:t xml:space="preserve">The First Balkan War </w:t>
      </w:r>
    </w:p>
    <w:p w14:paraId="5C63A668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5F3CD5A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2519F347" w14:textId="77777777" w:rsidR="00C306CE" w:rsidRPr="00DC1C14" w:rsidRDefault="00C306CE" w:rsidP="003E1329">
      <w:pPr>
        <w:jc w:val="both"/>
        <w:rPr>
          <w:sz w:val="20"/>
        </w:rPr>
      </w:pPr>
    </w:p>
    <w:p w14:paraId="6F96AEC0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16</w:t>
      </w:r>
      <w:r>
        <w:rPr>
          <w:rFonts w:hint="eastAsia"/>
          <w:sz w:val="20"/>
        </w:rPr>
        <w:t>|!|</w:t>
      </w:r>
    </w:p>
    <w:p w14:paraId="02BAF24A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Germany accepted the War-</w:t>
      </w:r>
      <w:r w:rsidR="007665A1" w:rsidRPr="00DC1C14">
        <w:rPr>
          <w:sz w:val="20"/>
        </w:rPr>
        <w:t xml:space="preserve">guilt </w:t>
      </w:r>
      <w:r w:rsidRPr="00DC1C14">
        <w:rPr>
          <w:sz w:val="20"/>
        </w:rPr>
        <w:t>Clause; (ii) Russia signed an armistice with Germany; (iii) Germany surrendered to the Allies</w:t>
      </w:r>
    </w:p>
    <w:p w14:paraId="58EDC1FF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438278F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69527436" w14:textId="77777777" w:rsidR="0070575B" w:rsidRPr="00DC1C14" w:rsidRDefault="0070575B" w:rsidP="003E1329">
      <w:pPr>
        <w:jc w:val="both"/>
        <w:rPr>
          <w:sz w:val="20"/>
        </w:rPr>
      </w:pPr>
    </w:p>
    <w:p w14:paraId="1B411E9A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17</w:t>
      </w:r>
      <w:r>
        <w:rPr>
          <w:rFonts w:hint="eastAsia"/>
          <w:sz w:val="20"/>
        </w:rPr>
        <w:t>|!|</w:t>
      </w:r>
    </w:p>
    <w:p w14:paraId="2C3FAB66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President Wilson suggested “the Fourteen Points”; (ii) Lenin overthrew the Provisional Government; (iii) Britain declared war on Germany</w:t>
      </w:r>
    </w:p>
    <w:p w14:paraId="219F3D66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503479F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19DF893D" w14:textId="77777777" w:rsidR="0070575B" w:rsidRPr="00DC1C14" w:rsidRDefault="0070575B" w:rsidP="003E1329">
      <w:pPr>
        <w:jc w:val="both"/>
        <w:rPr>
          <w:sz w:val="20"/>
        </w:rPr>
      </w:pPr>
    </w:p>
    <w:p w14:paraId="2FA0A0FC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18</w:t>
      </w:r>
      <w:r>
        <w:rPr>
          <w:rFonts w:hint="eastAsia"/>
          <w:sz w:val="20"/>
        </w:rPr>
        <w:t>|!|</w:t>
      </w:r>
    </w:p>
    <w:p w14:paraId="404CA363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</w:t>
      </w:r>
      <w:r w:rsidR="00C306CE" w:rsidRPr="00DC1C14">
        <w:rPr>
          <w:sz w:val="20"/>
        </w:rPr>
        <w:t>Austria-Hungary sent an ultimatum to Serbia</w:t>
      </w:r>
      <w:r w:rsidRPr="00DC1C14">
        <w:rPr>
          <w:sz w:val="20"/>
        </w:rPr>
        <w:t>; (ii) Russia withdrew from the First World War; (iii) Germany returned Alsace-Lorraine to France</w:t>
      </w:r>
    </w:p>
    <w:p w14:paraId="5724DD83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C52CE8B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="00CA0416">
        <w:rPr>
          <w:rFonts w:hint="eastAsia"/>
          <w:sz w:val="20"/>
        </w:rPr>
        <w:t>i</w:t>
      </w:r>
      <w:proofErr w:type="spellEnd"/>
      <w:r w:rsidRPr="00DC1C14">
        <w:rPr>
          <w:sz w:val="20"/>
        </w:rPr>
        <w:t>); (</w:t>
      </w:r>
      <w:r w:rsidR="00CA0416">
        <w:rPr>
          <w:rFonts w:hint="eastAsia"/>
          <w:sz w:val="20"/>
        </w:rPr>
        <w:t>i</w:t>
      </w:r>
      <w:r w:rsidRPr="00DC1C14">
        <w:rPr>
          <w:sz w:val="20"/>
        </w:rPr>
        <w:t>i); (iii)##</w:t>
      </w:r>
    </w:p>
    <w:p w14:paraId="4FCA902C" w14:textId="77777777" w:rsidR="0070575B" w:rsidRPr="00DC1C14" w:rsidRDefault="0070575B" w:rsidP="003E1329">
      <w:pPr>
        <w:jc w:val="both"/>
        <w:rPr>
          <w:sz w:val="20"/>
        </w:rPr>
      </w:pPr>
    </w:p>
    <w:p w14:paraId="2909D47B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19</w:t>
      </w:r>
      <w:r>
        <w:rPr>
          <w:rFonts w:hint="eastAsia"/>
          <w:sz w:val="20"/>
        </w:rPr>
        <w:t>|!|</w:t>
      </w:r>
    </w:p>
    <w:p w14:paraId="79294D1E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Turkey joined the Second Balkan War against Bulgaria; (ii) The </w:t>
      </w:r>
      <w:proofErr w:type="spellStart"/>
      <w:r w:rsidR="000B2317" w:rsidRPr="00DC1C14">
        <w:rPr>
          <w:sz w:val="20"/>
        </w:rPr>
        <w:t>The</w:t>
      </w:r>
      <w:proofErr w:type="spellEnd"/>
      <w:r w:rsidR="000B2317" w:rsidRPr="00DC1C14">
        <w:rPr>
          <w:sz w:val="20"/>
        </w:rPr>
        <w:t xml:space="preserve"> First Balkan War</w:t>
      </w:r>
      <w:r w:rsidRPr="00DC1C14">
        <w:rPr>
          <w:sz w:val="20"/>
        </w:rPr>
        <w:t xml:space="preserve">; (iii) France and Germany tried to </w:t>
      </w:r>
      <w:proofErr w:type="spellStart"/>
      <w:r w:rsidR="007665A1" w:rsidRPr="00DC1C14">
        <w:rPr>
          <w:sz w:val="20"/>
        </w:rPr>
        <w:t>colonise</w:t>
      </w:r>
      <w:proofErr w:type="spellEnd"/>
      <w:r w:rsidR="00C306CE" w:rsidRPr="00DC1C14">
        <w:rPr>
          <w:sz w:val="20"/>
        </w:rPr>
        <w:t xml:space="preserve"> </w:t>
      </w:r>
      <w:r w:rsidRPr="00DC1C14">
        <w:rPr>
          <w:sz w:val="20"/>
        </w:rPr>
        <w:t>Morocco.</w:t>
      </w:r>
    </w:p>
    <w:p w14:paraId="40808151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CEDDF36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6C98EBD6" w14:textId="77777777" w:rsidR="0070575B" w:rsidRPr="00DC1C14" w:rsidRDefault="0070575B" w:rsidP="003E1329">
      <w:pPr>
        <w:jc w:val="both"/>
        <w:rPr>
          <w:sz w:val="20"/>
        </w:rPr>
      </w:pPr>
    </w:p>
    <w:p w14:paraId="419C6D0C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20</w:t>
      </w:r>
      <w:r>
        <w:rPr>
          <w:rFonts w:hint="eastAsia"/>
          <w:sz w:val="20"/>
        </w:rPr>
        <w:t>|!|</w:t>
      </w:r>
    </w:p>
    <w:p w14:paraId="29104C63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Britain declared war on Germany; (ii) The outbreak of the Austro-Serbian War; (iii) Russia </w:t>
      </w:r>
      <w:proofErr w:type="spellStart"/>
      <w:r w:rsidR="00644B89" w:rsidRPr="00DC1C14">
        <w:rPr>
          <w:sz w:val="20"/>
        </w:rPr>
        <w:t>mobilised</w:t>
      </w:r>
      <w:proofErr w:type="spellEnd"/>
      <w:r w:rsidR="00644B89" w:rsidRPr="00DC1C14">
        <w:rPr>
          <w:sz w:val="20"/>
        </w:rPr>
        <w:t xml:space="preserve"> </w:t>
      </w:r>
      <w:r w:rsidRPr="00DC1C14">
        <w:rPr>
          <w:sz w:val="20"/>
        </w:rPr>
        <w:t>troops to support Serbia</w:t>
      </w:r>
    </w:p>
    <w:p w14:paraId="714F426F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8B49FAD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145E735C" w14:textId="77777777" w:rsidR="0070575B" w:rsidRPr="00DC1C14" w:rsidRDefault="0070575B" w:rsidP="003E1329">
      <w:pPr>
        <w:jc w:val="both"/>
        <w:rPr>
          <w:sz w:val="20"/>
        </w:rPr>
      </w:pPr>
    </w:p>
    <w:p w14:paraId="067C5D27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21</w:t>
      </w:r>
      <w:r>
        <w:rPr>
          <w:rFonts w:hint="eastAsia"/>
          <w:sz w:val="20"/>
        </w:rPr>
        <w:t>|!|</w:t>
      </w:r>
    </w:p>
    <w:p w14:paraId="6C0E54A4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lastRenderedPageBreak/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First Moroccan Crisis; (ii) The Bosnian Crisis; (iii) The First Balkan War</w:t>
      </w:r>
    </w:p>
    <w:p w14:paraId="7CD20F9C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1ADD36D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(ii); (iii)##</w:t>
      </w:r>
    </w:p>
    <w:p w14:paraId="2494CAE6" w14:textId="77777777" w:rsidR="0070575B" w:rsidRPr="00DC1C14" w:rsidRDefault="0070575B" w:rsidP="003E1329">
      <w:pPr>
        <w:jc w:val="both"/>
        <w:rPr>
          <w:sz w:val="20"/>
        </w:rPr>
      </w:pPr>
    </w:p>
    <w:p w14:paraId="7B38AC46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22</w:t>
      </w:r>
      <w:r>
        <w:rPr>
          <w:rFonts w:hint="eastAsia"/>
          <w:sz w:val="20"/>
        </w:rPr>
        <w:t>|!|</w:t>
      </w:r>
    </w:p>
    <w:p w14:paraId="4835E7A6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end of the First World War; (ii) Germany became a republic; (iii) The heir to the Emperor of Austria-Hungary was murdered</w:t>
      </w:r>
    </w:p>
    <w:p w14:paraId="5704ACA3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95FC12E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(ii)##</w:t>
      </w:r>
    </w:p>
    <w:p w14:paraId="1982E4FE" w14:textId="77777777" w:rsidR="0070575B" w:rsidRPr="00DC1C14" w:rsidRDefault="0070575B" w:rsidP="003E1329">
      <w:pPr>
        <w:jc w:val="both"/>
        <w:rPr>
          <w:sz w:val="20"/>
        </w:rPr>
      </w:pPr>
    </w:p>
    <w:p w14:paraId="4D97B199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23</w:t>
      </w:r>
      <w:r>
        <w:rPr>
          <w:rFonts w:hint="eastAsia"/>
          <w:sz w:val="20"/>
        </w:rPr>
        <w:t>|!|</w:t>
      </w:r>
    </w:p>
    <w:p w14:paraId="4F8525CE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breakup of Austria-Hungary, (ii) The formation of the German Empire; (iii) The Franco-Prussian War</w:t>
      </w:r>
    </w:p>
    <w:p w14:paraId="420826E7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DC9484E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3DE7B0C0" w14:textId="77777777" w:rsidR="0070575B" w:rsidRPr="00DC1C14" w:rsidRDefault="0070575B" w:rsidP="003E1329">
      <w:pPr>
        <w:jc w:val="both"/>
        <w:rPr>
          <w:sz w:val="20"/>
        </w:rPr>
      </w:pPr>
    </w:p>
    <w:p w14:paraId="7C749C79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24</w:t>
      </w:r>
      <w:r>
        <w:rPr>
          <w:rFonts w:hint="eastAsia"/>
          <w:sz w:val="20"/>
        </w:rPr>
        <w:t>|!|</w:t>
      </w:r>
    </w:p>
    <w:p w14:paraId="20A3CF49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</w:t>
      </w:r>
      <w:r w:rsidR="0074744D" w:rsidRPr="00DC1C14">
        <w:rPr>
          <w:sz w:val="20"/>
        </w:rPr>
        <w:t xml:space="preserve">Russia’s </w:t>
      </w:r>
      <w:proofErr w:type="spellStart"/>
      <w:r w:rsidR="0074744D" w:rsidRPr="00DC1C14">
        <w:rPr>
          <w:sz w:val="20"/>
        </w:rPr>
        <w:t>withdrawl</w:t>
      </w:r>
      <w:proofErr w:type="spellEnd"/>
      <w:r w:rsidR="0074744D" w:rsidRPr="00DC1C14">
        <w:rPr>
          <w:sz w:val="20"/>
        </w:rPr>
        <w:t xml:space="preserve"> from WWI</w:t>
      </w:r>
      <w:r w:rsidRPr="00DC1C14">
        <w:rPr>
          <w:sz w:val="20"/>
        </w:rPr>
        <w:t xml:space="preserve">; (ii) the Nazi Party </w:t>
      </w:r>
      <w:r w:rsidR="00566CEC" w:rsidRPr="00DC1C14">
        <w:rPr>
          <w:sz w:val="20"/>
        </w:rPr>
        <w:t xml:space="preserve">was </w:t>
      </w:r>
      <w:r w:rsidRPr="00DC1C14">
        <w:rPr>
          <w:sz w:val="20"/>
        </w:rPr>
        <w:t xml:space="preserve">formed; (iii) the </w:t>
      </w:r>
      <w:del w:id="0" w:author="Aristo" w:date="2010-02-23T11:08:00Z">
        <w:r w:rsidR="005E3350" w:rsidDel="00BD4EDA">
          <w:rPr>
            <w:rFonts w:hint="eastAsia"/>
            <w:sz w:val="20"/>
          </w:rPr>
          <w:delText>H</w:delText>
        </w:r>
      </w:del>
      <w:ins w:id="1" w:author="Aristo" w:date="2010-02-23T11:08:00Z">
        <w:r w:rsidR="00BD4EDA">
          <w:rPr>
            <w:rFonts w:hint="eastAsia"/>
            <w:sz w:val="20"/>
          </w:rPr>
          <w:t>It</w:t>
        </w:r>
      </w:ins>
      <w:r w:rsidR="005E3350">
        <w:rPr>
          <w:rFonts w:hint="eastAsia"/>
          <w:sz w:val="20"/>
        </w:rPr>
        <w:t>alian Combat League</w:t>
      </w:r>
      <w:r w:rsidRPr="00DC1C14">
        <w:rPr>
          <w:sz w:val="20"/>
        </w:rPr>
        <w:t xml:space="preserve"> </w:t>
      </w:r>
      <w:r w:rsidR="00566CEC" w:rsidRPr="00DC1C14">
        <w:rPr>
          <w:sz w:val="20"/>
        </w:rPr>
        <w:t xml:space="preserve">was </w:t>
      </w:r>
      <w:r w:rsidRPr="00DC1C14">
        <w:rPr>
          <w:sz w:val="20"/>
        </w:rPr>
        <w:t>formed</w:t>
      </w:r>
    </w:p>
    <w:p w14:paraId="4753EAA0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95CE46C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7BB3FD70" w14:textId="77777777" w:rsidR="0070575B" w:rsidRPr="00DC1C14" w:rsidRDefault="0070575B" w:rsidP="003E1329">
      <w:pPr>
        <w:jc w:val="both"/>
        <w:rPr>
          <w:sz w:val="20"/>
        </w:rPr>
      </w:pPr>
    </w:p>
    <w:p w14:paraId="430EBBC8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25</w:t>
      </w:r>
      <w:r>
        <w:rPr>
          <w:rFonts w:hint="eastAsia"/>
          <w:sz w:val="20"/>
        </w:rPr>
        <w:t>|!|</w:t>
      </w:r>
    </w:p>
    <w:p w14:paraId="2746B881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Hitler invaded Poland; (ii) Mussolini invaded Abyssinia; (iii) Japan invaded Manchuria</w:t>
      </w:r>
    </w:p>
    <w:p w14:paraId="5F210653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0FC99B6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45A1A2C0" w14:textId="77777777" w:rsidR="0070575B" w:rsidRPr="00DC1C14" w:rsidRDefault="0070575B" w:rsidP="003E1329">
      <w:pPr>
        <w:jc w:val="both"/>
        <w:rPr>
          <w:sz w:val="20"/>
        </w:rPr>
      </w:pPr>
    </w:p>
    <w:p w14:paraId="64ED6C1A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26</w:t>
      </w:r>
      <w:r>
        <w:rPr>
          <w:rFonts w:hint="eastAsia"/>
          <w:sz w:val="20"/>
        </w:rPr>
        <w:t>|!|</w:t>
      </w:r>
    </w:p>
    <w:p w14:paraId="0358FECF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Hitler </w:t>
      </w:r>
      <w:proofErr w:type="spellStart"/>
      <w:r w:rsidR="005E3350">
        <w:rPr>
          <w:rFonts w:hint="eastAsia"/>
          <w:sz w:val="20"/>
        </w:rPr>
        <w:t>remilitarised</w:t>
      </w:r>
      <w:proofErr w:type="spellEnd"/>
      <w:r w:rsidRPr="00DC1C14">
        <w:rPr>
          <w:sz w:val="20"/>
        </w:rPr>
        <w:t xml:space="preserve"> the Rhineland; (ii) Hitler invaded Poland; (iii) Hitler occupied Czechoslovakia</w:t>
      </w:r>
    </w:p>
    <w:p w14:paraId="08340B1E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F9B2F0D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0F68E58F" w14:textId="77777777" w:rsidR="0070575B" w:rsidRPr="00DC1C14" w:rsidRDefault="0070575B" w:rsidP="003E1329">
      <w:pPr>
        <w:jc w:val="both"/>
        <w:rPr>
          <w:sz w:val="20"/>
        </w:rPr>
      </w:pPr>
    </w:p>
    <w:p w14:paraId="463B5EA3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27</w:t>
      </w:r>
      <w:r>
        <w:rPr>
          <w:rFonts w:hint="eastAsia"/>
          <w:sz w:val="20"/>
        </w:rPr>
        <w:t>|!|</w:t>
      </w:r>
    </w:p>
    <w:p w14:paraId="6EAA7C30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Pearl </w:t>
      </w:r>
      <w:proofErr w:type="spellStart"/>
      <w:r w:rsidRPr="00DC1C14">
        <w:rPr>
          <w:sz w:val="20"/>
        </w:rPr>
        <w:t>Harbo</w:t>
      </w:r>
      <w:r w:rsidR="005E3350">
        <w:rPr>
          <w:rFonts w:hint="eastAsia"/>
          <w:sz w:val="20"/>
        </w:rPr>
        <w:t>u</w:t>
      </w:r>
      <w:r w:rsidRPr="00DC1C14">
        <w:rPr>
          <w:sz w:val="20"/>
        </w:rPr>
        <w:t>r</w:t>
      </w:r>
      <w:proofErr w:type="spellEnd"/>
      <w:r w:rsidRPr="00DC1C14">
        <w:rPr>
          <w:sz w:val="20"/>
        </w:rPr>
        <w:t xml:space="preserve"> Incident; (ii) France came under Nazi rule; (iii) The October Revolution</w:t>
      </w:r>
    </w:p>
    <w:p w14:paraId="1D6B29A3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32910C8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497595D5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28</w:t>
      </w:r>
      <w:r>
        <w:rPr>
          <w:rFonts w:hint="eastAsia"/>
          <w:sz w:val="20"/>
        </w:rPr>
        <w:t>|!|</w:t>
      </w:r>
    </w:p>
    <w:p w14:paraId="3F01E9AA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France and Britain declared war on Germany; (ii) Japan attacked Manchuria; (iii) The defeat of the Axis Powers </w:t>
      </w:r>
    </w:p>
    <w:p w14:paraId="476DFE11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1B8ADD0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lastRenderedPageBreak/>
        <w:t>##(ii);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(iii)##</w:t>
      </w:r>
    </w:p>
    <w:p w14:paraId="04F0E406" w14:textId="77777777" w:rsidR="0070575B" w:rsidRPr="00DC1C14" w:rsidRDefault="0070575B" w:rsidP="003E1329">
      <w:pPr>
        <w:jc w:val="both"/>
        <w:rPr>
          <w:sz w:val="20"/>
        </w:rPr>
      </w:pPr>
    </w:p>
    <w:p w14:paraId="28687D64" w14:textId="77777777" w:rsidR="002C3AE2" w:rsidRDefault="002C3AE2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29</w:t>
      </w:r>
      <w:r>
        <w:rPr>
          <w:rFonts w:hint="eastAsia"/>
          <w:sz w:val="20"/>
        </w:rPr>
        <w:t>|!|</w:t>
      </w:r>
    </w:p>
    <w:p w14:paraId="4B9F3C8B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Germany occupied Austria; (ii) Hitler became the </w:t>
      </w:r>
      <w:r w:rsidR="0074744D" w:rsidRPr="00DC1C14">
        <w:rPr>
          <w:sz w:val="20"/>
        </w:rPr>
        <w:t>leader of Germany</w:t>
      </w:r>
      <w:r w:rsidRPr="00DC1C14">
        <w:rPr>
          <w:sz w:val="20"/>
        </w:rPr>
        <w:t>; (iii)</w:t>
      </w:r>
      <w:r w:rsidR="00566CEC" w:rsidRPr="00DC1C14">
        <w:rPr>
          <w:sz w:val="20"/>
        </w:rPr>
        <w:t xml:space="preserve"> </w:t>
      </w:r>
      <w:r w:rsidRPr="00DC1C14">
        <w:rPr>
          <w:sz w:val="20"/>
        </w:rPr>
        <w:t>The end of the Weimar Republic</w:t>
      </w:r>
    </w:p>
    <w:p w14:paraId="36E28AD2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BF46A77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5AA51858" w14:textId="77777777" w:rsidR="0070575B" w:rsidRPr="00DC1C14" w:rsidRDefault="0070575B" w:rsidP="003E1329">
      <w:pPr>
        <w:jc w:val="both"/>
        <w:rPr>
          <w:sz w:val="20"/>
        </w:rPr>
      </w:pPr>
    </w:p>
    <w:p w14:paraId="0AA3BBE4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</w:t>
      </w:r>
      <w:r>
        <w:rPr>
          <w:rFonts w:hint="eastAsia"/>
          <w:sz w:val="20"/>
        </w:rPr>
        <w:t>0|!|</w:t>
      </w:r>
    </w:p>
    <w:p w14:paraId="466BDE16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Soviet Union invaded Berlin; (ii) France was defeated by Germany; (iii) Hitler </w:t>
      </w:r>
      <w:r w:rsidR="0074744D" w:rsidRPr="00DC1C14">
        <w:rPr>
          <w:sz w:val="20"/>
        </w:rPr>
        <w:t>became the leader of Germany</w:t>
      </w:r>
    </w:p>
    <w:p w14:paraId="3333DE0A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7D9FC9F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30BD5B8B" w14:textId="77777777" w:rsidR="0070575B" w:rsidRPr="00DC1C14" w:rsidRDefault="0070575B" w:rsidP="003E1329">
      <w:pPr>
        <w:jc w:val="both"/>
        <w:rPr>
          <w:sz w:val="20"/>
        </w:rPr>
      </w:pPr>
    </w:p>
    <w:p w14:paraId="6B6DC008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</w:t>
      </w:r>
      <w:r>
        <w:rPr>
          <w:rFonts w:hint="eastAsia"/>
          <w:sz w:val="20"/>
        </w:rPr>
        <w:t>1|!|</w:t>
      </w:r>
    </w:p>
    <w:p w14:paraId="6C6CD942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Japan withdrew from the League of Nations; (ii) The formation of the United Nations; (iii) Italy invaded Abyssinia</w:t>
      </w:r>
    </w:p>
    <w:p w14:paraId="26D79777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7DA65A8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507AA510" w14:textId="77777777" w:rsidR="0070575B" w:rsidRPr="00DC1C14" w:rsidRDefault="0070575B" w:rsidP="003E1329">
      <w:pPr>
        <w:jc w:val="both"/>
        <w:rPr>
          <w:sz w:val="20"/>
        </w:rPr>
      </w:pPr>
    </w:p>
    <w:p w14:paraId="0C1B3826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32</w:t>
      </w:r>
      <w:r>
        <w:rPr>
          <w:rFonts w:hint="eastAsia"/>
          <w:sz w:val="20"/>
        </w:rPr>
        <w:t>|!|</w:t>
      </w:r>
    </w:p>
    <w:p w14:paraId="0B45BB69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Pearl </w:t>
      </w:r>
      <w:proofErr w:type="spellStart"/>
      <w:r w:rsidRPr="00DC1C14">
        <w:rPr>
          <w:sz w:val="20"/>
        </w:rPr>
        <w:t>Harbo</w:t>
      </w:r>
      <w:r w:rsidR="005E3350">
        <w:rPr>
          <w:rFonts w:hint="eastAsia"/>
          <w:sz w:val="20"/>
        </w:rPr>
        <w:t>u</w:t>
      </w:r>
      <w:r w:rsidRPr="00DC1C14">
        <w:rPr>
          <w:sz w:val="20"/>
        </w:rPr>
        <w:t>r</w:t>
      </w:r>
      <w:proofErr w:type="spellEnd"/>
      <w:r w:rsidRPr="00DC1C14">
        <w:rPr>
          <w:sz w:val="20"/>
        </w:rPr>
        <w:t xml:space="preserve"> Incident; (ii) the </w:t>
      </w:r>
      <w:r w:rsidR="00566CEC" w:rsidRPr="00DC1C14">
        <w:rPr>
          <w:sz w:val="20"/>
        </w:rPr>
        <w:t xml:space="preserve">formation of the </w:t>
      </w:r>
      <w:r w:rsidRPr="00DC1C14">
        <w:rPr>
          <w:sz w:val="20"/>
        </w:rPr>
        <w:t xml:space="preserve">Berlin-Rome-Tokyo Axis; (iii) The </w:t>
      </w:r>
      <w:r w:rsidR="00786F1C" w:rsidRPr="00DC1C14">
        <w:rPr>
          <w:sz w:val="20"/>
        </w:rPr>
        <w:t xml:space="preserve">Paris Peace </w:t>
      </w:r>
      <w:r w:rsidRPr="00DC1C14">
        <w:rPr>
          <w:sz w:val="20"/>
        </w:rPr>
        <w:t>Conference</w:t>
      </w:r>
    </w:p>
    <w:p w14:paraId="0D336811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82BFB24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1A4E58F1" w14:textId="77777777" w:rsidR="0070575B" w:rsidRPr="00DC1C14" w:rsidRDefault="0070575B" w:rsidP="003E1329">
      <w:pPr>
        <w:jc w:val="both"/>
        <w:rPr>
          <w:sz w:val="20"/>
        </w:rPr>
      </w:pPr>
    </w:p>
    <w:p w14:paraId="4AB6C641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33</w:t>
      </w:r>
      <w:r>
        <w:rPr>
          <w:rFonts w:hint="eastAsia"/>
          <w:sz w:val="20"/>
        </w:rPr>
        <w:t>|!|</w:t>
      </w:r>
    </w:p>
    <w:p w14:paraId="60E08800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Japan surrendered; (ii) Japan invaded Manchuria; (iii) The United States dropped atomic bombs on Japan</w:t>
      </w:r>
    </w:p>
    <w:p w14:paraId="20CE406B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38A093D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01911DC4" w14:textId="77777777" w:rsidR="0070575B" w:rsidRPr="00DC1C14" w:rsidRDefault="0070575B" w:rsidP="003E1329">
      <w:pPr>
        <w:jc w:val="both"/>
        <w:rPr>
          <w:sz w:val="20"/>
        </w:rPr>
      </w:pPr>
    </w:p>
    <w:p w14:paraId="372F88F3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34</w:t>
      </w:r>
      <w:r>
        <w:rPr>
          <w:rFonts w:hint="eastAsia"/>
          <w:sz w:val="20"/>
        </w:rPr>
        <w:t>|!|</w:t>
      </w:r>
    </w:p>
    <w:p w14:paraId="35A59437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Japan was occupied by the United States; (ii) Japan surrendered; (iii) the Pearl </w:t>
      </w:r>
      <w:proofErr w:type="spellStart"/>
      <w:r w:rsidRPr="00DC1C14">
        <w:rPr>
          <w:sz w:val="20"/>
        </w:rPr>
        <w:t>Harbo</w:t>
      </w:r>
      <w:r w:rsidR="005E3350">
        <w:rPr>
          <w:rFonts w:hint="eastAsia"/>
          <w:sz w:val="20"/>
        </w:rPr>
        <w:t>u</w:t>
      </w:r>
      <w:r w:rsidRPr="00DC1C14">
        <w:rPr>
          <w:sz w:val="20"/>
        </w:rPr>
        <w:t>r</w:t>
      </w:r>
      <w:proofErr w:type="spellEnd"/>
      <w:r w:rsidRPr="00DC1C14">
        <w:rPr>
          <w:sz w:val="20"/>
        </w:rPr>
        <w:t xml:space="preserve"> Incident</w:t>
      </w:r>
    </w:p>
    <w:p w14:paraId="2C33E14A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5D56AF85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619860C6" w14:textId="77777777" w:rsidR="0070575B" w:rsidRPr="00DC1C14" w:rsidRDefault="0070575B" w:rsidP="003E1329">
      <w:pPr>
        <w:jc w:val="both"/>
        <w:rPr>
          <w:sz w:val="20"/>
        </w:rPr>
      </w:pPr>
    </w:p>
    <w:p w14:paraId="2DC57581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35</w:t>
      </w:r>
      <w:r>
        <w:rPr>
          <w:rFonts w:hint="eastAsia"/>
          <w:sz w:val="20"/>
        </w:rPr>
        <w:t>|!|</w:t>
      </w:r>
    </w:p>
    <w:p w14:paraId="0B39AD15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Hitler occupied Austria; (ii) Hitler invaded Poland; (iii) Hitler occupied Czechoslovakia</w:t>
      </w:r>
    </w:p>
    <w:p w14:paraId="3EB1C297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482EB07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lastRenderedPageBreak/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6D7F5304" w14:textId="77777777" w:rsidR="0070575B" w:rsidRPr="00DC1C14" w:rsidRDefault="0070575B" w:rsidP="003E1329">
      <w:pPr>
        <w:jc w:val="both"/>
        <w:rPr>
          <w:sz w:val="20"/>
        </w:rPr>
      </w:pPr>
    </w:p>
    <w:p w14:paraId="48A0BABC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36</w:t>
      </w:r>
      <w:r>
        <w:rPr>
          <w:rFonts w:hint="eastAsia"/>
          <w:sz w:val="20"/>
        </w:rPr>
        <w:t>|!|</w:t>
      </w:r>
    </w:p>
    <w:p w14:paraId="5928A8EB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end of the Second World War; (ii) The </w:t>
      </w:r>
      <w:r w:rsidR="00786F1C" w:rsidRPr="00DC1C14">
        <w:rPr>
          <w:sz w:val="20"/>
        </w:rPr>
        <w:t>United States</w:t>
      </w:r>
      <w:r w:rsidRPr="00DC1C14">
        <w:rPr>
          <w:sz w:val="20"/>
        </w:rPr>
        <w:t xml:space="preserve"> dropped an atomic bomb on Nagasaki; (iii) the surrender of Japan</w:t>
      </w:r>
    </w:p>
    <w:p w14:paraId="07E52B6C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DBF7EDC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3672B9B4" w14:textId="77777777" w:rsidR="0070575B" w:rsidRPr="00DC1C14" w:rsidRDefault="0070575B" w:rsidP="003E1329">
      <w:pPr>
        <w:jc w:val="both"/>
        <w:rPr>
          <w:sz w:val="20"/>
        </w:rPr>
      </w:pPr>
    </w:p>
    <w:p w14:paraId="6A4B0AED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37</w:t>
      </w:r>
      <w:r>
        <w:rPr>
          <w:rFonts w:hint="eastAsia"/>
          <w:sz w:val="20"/>
        </w:rPr>
        <w:t>|!|</w:t>
      </w:r>
    </w:p>
    <w:p w14:paraId="5BEF0C73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</w:t>
      </w:r>
      <w:r w:rsidR="00786F1C" w:rsidRPr="00DC1C14">
        <w:rPr>
          <w:sz w:val="20"/>
        </w:rPr>
        <w:t>Munich</w:t>
      </w:r>
      <w:r w:rsidRPr="00DC1C14">
        <w:rPr>
          <w:sz w:val="20"/>
        </w:rPr>
        <w:t xml:space="preserve"> Conference; (ii) </w:t>
      </w:r>
      <w:r w:rsidR="00786F1C" w:rsidRPr="00DC1C14">
        <w:rPr>
          <w:sz w:val="20"/>
        </w:rPr>
        <w:t>The signing of the Nazi-German Non-Aggression Pact</w:t>
      </w:r>
      <w:r w:rsidRPr="00DC1C14">
        <w:rPr>
          <w:sz w:val="20"/>
        </w:rPr>
        <w:t>; (iii) Germany invaded Poland</w:t>
      </w:r>
    </w:p>
    <w:p w14:paraId="7CBD7642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B6EC40E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(ii); (i</w:t>
      </w:r>
      <w:r w:rsidR="00786F1C" w:rsidRPr="00DC1C14">
        <w:rPr>
          <w:sz w:val="20"/>
        </w:rPr>
        <w:t>ii</w:t>
      </w:r>
      <w:r w:rsidRPr="00DC1C14">
        <w:rPr>
          <w:sz w:val="20"/>
        </w:rPr>
        <w:t>)##</w:t>
      </w:r>
    </w:p>
    <w:p w14:paraId="33640D27" w14:textId="77777777" w:rsidR="0070575B" w:rsidRPr="00DC1C14" w:rsidRDefault="0070575B" w:rsidP="003E1329">
      <w:pPr>
        <w:jc w:val="both"/>
        <w:rPr>
          <w:sz w:val="20"/>
        </w:rPr>
      </w:pPr>
    </w:p>
    <w:p w14:paraId="20595043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38</w:t>
      </w:r>
      <w:r>
        <w:rPr>
          <w:rFonts w:hint="eastAsia"/>
          <w:sz w:val="20"/>
        </w:rPr>
        <w:t>|!|</w:t>
      </w:r>
    </w:p>
    <w:p w14:paraId="1D68CB92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Japan attacked Manchuria; (ii) The Allied Powers occupied Germany; (iii) Italy surrendered</w:t>
      </w:r>
    </w:p>
    <w:p w14:paraId="5856607A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4C00A41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56562299" w14:textId="77777777" w:rsidR="0070575B" w:rsidRPr="00DC1C14" w:rsidRDefault="0070575B" w:rsidP="003E1329">
      <w:pPr>
        <w:jc w:val="both"/>
        <w:rPr>
          <w:sz w:val="20"/>
        </w:rPr>
      </w:pPr>
    </w:p>
    <w:p w14:paraId="417A3042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39</w:t>
      </w:r>
      <w:r>
        <w:rPr>
          <w:rFonts w:hint="eastAsia"/>
          <w:sz w:val="20"/>
        </w:rPr>
        <w:t>|!|</w:t>
      </w:r>
    </w:p>
    <w:p w14:paraId="079A244E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Allied Powers defeated Italy; (ii) Hitler killed himself; (iii) Japan surrendered to the Allied Powers</w:t>
      </w:r>
    </w:p>
    <w:p w14:paraId="3F6F6D06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0B64ADC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(ii); (iii)##</w:t>
      </w:r>
    </w:p>
    <w:p w14:paraId="5C629EEE" w14:textId="77777777" w:rsidR="0070575B" w:rsidRPr="00DC1C14" w:rsidRDefault="0070575B" w:rsidP="003E1329">
      <w:pPr>
        <w:jc w:val="both"/>
        <w:rPr>
          <w:sz w:val="20"/>
        </w:rPr>
      </w:pPr>
    </w:p>
    <w:p w14:paraId="4E77F577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</w:t>
      </w:r>
      <w:r>
        <w:rPr>
          <w:rFonts w:hint="eastAsia"/>
          <w:sz w:val="20"/>
        </w:rPr>
        <w:t>0|!|</w:t>
      </w:r>
    </w:p>
    <w:p w14:paraId="6B10AA5F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United States occupied Japan; (ii) Japan surrendered; (iii) Italy surrendered</w:t>
      </w:r>
    </w:p>
    <w:p w14:paraId="7964FE09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272A551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733CEC9D" w14:textId="77777777" w:rsidR="0070575B" w:rsidRPr="00DC1C14" w:rsidRDefault="0070575B" w:rsidP="003E1329">
      <w:pPr>
        <w:jc w:val="both"/>
        <w:rPr>
          <w:sz w:val="20"/>
        </w:rPr>
      </w:pPr>
    </w:p>
    <w:p w14:paraId="034E3B39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</w:t>
      </w:r>
      <w:r>
        <w:rPr>
          <w:rFonts w:hint="eastAsia"/>
          <w:sz w:val="20"/>
        </w:rPr>
        <w:t>1|!|</w:t>
      </w:r>
    </w:p>
    <w:p w14:paraId="6B42BAAB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Great Depression; (ii) The United States joined the Second World War; (iii) The Pearl </w:t>
      </w:r>
      <w:proofErr w:type="spellStart"/>
      <w:r w:rsidRPr="00DC1C14">
        <w:rPr>
          <w:sz w:val="20"/>
        </w:rPr>
        <w:t>Harbo</w:t>
      </w:r>
      <w:r w:rsidR="001140E3">
        <w:rPr>
          <w:rFonts w:hint="eastAsia"/>
          <w:sz w:val="20"/>
        </w:rPr>
        <w:t>u</w:t>
      </w:r>
      <w:r w:rsidRPr="00DC1C14">
        <w:rPr>
          <w:sz w:val="20"/>
        </w:rPr>
        <w:t>r</w:t>
      </w:r>
      <w:proofErr w:type="spellEnd"/>
      <w:r w:rsidRPr="00DC1C14">
        <w:rPr>
          <w:sz w:val="20"/>
        </w:rPr>
        <w:t xml:space="preserve"> Incident</w:t>
      </w:r>
    </w:p>
    <w:p w14:paraId="7A001E77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19DC505" w14:textId="77777777" w:rsidR="0070575B" w:rsidRDefault="0070575B" w:rsidP="003E1329">
      <w:pPr>
        <w:jc w:val="both"/>
        <w:rPr>
          <w:rFonts w:hint="eastAsia"/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4C9C5284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42</w:t>
      </w:r>
      <w:r>
        <w:rPr>
          <w:rFonts w:hint="eastAsia"/>
          <w:sz w:val="20"/>
        </w:rPr>
        <w:t>|!|</w:t>
      </w:r>
    </w:p>
    <w:p w14:paraId="24167BFB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death of Hitler; (ii) The death of Lenin; (iii) </w:t>
      </w:r>
      <w:r w:rsidR="00C05B81" w:rsidRPr="00DC1C14">
        <w:rPr>
          <w:sz w:val="20"/>
        </w:rPr>
        <w:t>Stal</w:t>
      </w:r>
      <w:r w:rsidRPr="00DC1C14">
        <w:rPr>
          <w:sz w:val="20"/>
        </w:rPr>
        <w:t>in</w:t>
      </w:r>
      <w:r w:rsidR="00C05B81" w:rsidRPr="00DC1C14">
        <w:rPr>
          <w:sz w:val="20"/>
        </w:rPr>
        <w:t xml:space="preserve"> became the leader of the Soviet Union</w:t>
      </w:r>
    </w:p>
    <w:p w14:paraId="0D9F007D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7E266A5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33889A5D" w14:textId="77777777" w:rsidR="0070575B" w:rsidRPr="00DC1C14" w:rsidRDefault="0070575B" w:rsidP="003E1329">
      <w:pPr>
        <w:jc w:val="both"/>
        <w:rPr>
          <w:sz w:val="20"/>
        </w:rPr>
      </w:pPr>
    </w:p>
    <w:p w14:paraId="1A96B422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43</w:t>
      </w:r>
      <w:r>
        <w:rPr>
          <w:rFonts w:hint="eastAsia"/>
          <w:sz w:val="20"/>
        </w:rPr>
        <w:t>|!|</w:t>
      </w:r>
    </w:p>
    <w:p w14:paraId="228947BB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lastRenderedPageBreak/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formation of the United Nations; (ii) Italy invaded Abyssinia; (iii) Germany </w:t>
      </w:r>
      <w:proofErr w:type="spellStart"/>
      <w:r w:rsidR="00271CC4">
        <w:rPr>
          <w:rFonts w:hint="eastAsia"/>
          <w:sz w:val="20"/>
        </w:rPr>
        <w:t>remilitarised</w:t>
      </w:r>
      <w:proofErr w:type="spellEnd"/>
      <w:r w:rsidRPr="00DC1C14">
        <w:rPr>
          <w:sz w:val="20"/>
        </w:rPr>
        <w:t xml:space="preserve"> the Rhineland</w:t>
      </w:r>
    </w:p>
    <w:p w14:paraId="0791A070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8C49172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280CBB6D" w14:textId="77777777" w:rsidR="0070575B" w:rsidRPr="00DC1C14" w:rsidRDefault="0070575B" w:rsidP="003E1329">
      <w:pPr>
        <w:jc w:val="both"/>
        <w:rPr>
          <w:sz w:val="20"/>
        </w:rPr>
      </w:pPr>
    </w:p>
    <w:p w14:paraId="0B7F0590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44</w:t>
      </w:r>
      <w:r>
        <w:rPr>
          <w:rFonts w:hint="eastAsia"/>
          <w:sz w:val="20"/>
        </w:rPr>
        <w:t>|!|</w:t>
      </w:r>
    </w:p>
    <w:p w14:paraId="23052B4C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Fascist rule ended; (ii) Hitler was imprisoned; (iii) Hitler killed himself.</w:t>
      </w:r>
    </w:p>
    <w:p w14:paraId="185ACF1D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EC85077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(iii)##</w:t>
      </w:r>
    </w:p>
    <w:p w14:paraId="15C3E9A2" w14:textId="77777777" w:rsidR="0070575B" w:rsidRPr="00DC1C14" w:rsidRDefault="0070575B" w:rsidP="003E1329">
      <w:pPr>
        <w:jc w:val="both"/>
        <w:rPr>
          <w:sz w:val="20"/>
        </w:rPr>
      </w:pPr>
    </w:p>
    <w:p w14:paraId="17E69DD5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45</w:t>
      </w:r>
      <w:r>
        <w:rPr>
          <w:rFonts w:hint="eastAsia"/>
          <w:sz w:val="20"/>
        </w:rPr>
        <w:t>|!|</w:t>
      </w:r>
    </w:p>
    <w:p w14:paraId="0541ADC7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Germany became a totalitarian country; (ii) Japan became a </w:t>
      </w:r>
      <w:r w:rsidR="00C05B81" w:rsidRPr="00DC1C14">
        <w:rPr>
          <w:sz w:val="20"/>
        </w:rPr>
        <w:t xml:space="preserve">militarist </w:t>
      </w:r>
      <w:r w:rsidRPr="00DC1C14">
        <w:rPr>
          <w:sz w:val="20"/>
        </w:rPr>
        <w:t>country; (iii) Italy became a totalitarian country</w:t>
      </w:r>
    </w:p>
    <w:p w14:paraId="43B46404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A6DB42F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5DA65AE5" w14:textId="77777777" w:rsidR="0070575B" w:rsidRPr="00DC1C14" w:rsidRDefault="0070575B" w:rsidP="003E1329">
      <w:pPr>
        <w:jc w:val="both"/>
        <w:rPr>
          <w:sz w:val="20"/>
        </w:rPr>
      </w:pPr>
    </w:p>
    <w:p w14:paraId="51F9EBB7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46</w:t>
      </w:r>
      <w:r>
        <w:rPr>
          <w:rFonts w:hint="eastAsia"/>
          <w:sz w:val="20"/>
        </w:rPr>
        <w:t>|!|</w:t>
      </w:r>
    </w:p>
    <w:p w14:paraId="7BD4B43A" w14:textId="77777777" w:rsidR="0070575B" w:rsidRPr="00DC1C14" w:rsidRDefault="0070575B" w:rsidP="003E1329">
      <w:pPr>
        <w:pStyle w:val="BodyText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The formation of the United Nations; (ii) the League of Nations ended; (iii) Hitler </w:t>
      </w:r>
      <w:proofErr w:type="spellStart"/>
      <w:r w:rsidR="00271CC4">
        <w:rPr>
          <w:rFonts w:hint="eastAsia"/>
          <w:sz w:val="20"/>
        </w:rPr>
        <w:t>remilitarised</w:t>
      </w:r>
      <w:proofErr w:type="spellEnd"/>
      <w:r w:rsidRPr="00DC1C14">
        <w:rPr>
          <w:sz w:val="20"/>
        </w:rPr>
        <w:t xml:space="preserve"> the Rhineland</w:t>
      </w:r>
    </w:p>
    <w:p w14:paraId="2A1312BA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8C23493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(ii)##</w:t>
      </w:r>
    </w:p>
    <w:p w14:paraId="0D67BE6D" w14:textId="77777777" w:rsidR="0070575B" w:rsidRPr="00DC1C14" w:rsidRDefault="0070575B" w:rsidP="003E1329">
      <w:pPr>
        <w:jc w:val="both"/>
        <w:rPr>
          <w:sz w:val="20"/>
        </w:rPr>
      </w:pPr>
    </w:p>
    <w:p w14:paraId="600118F6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47</w:t>
      </w:r>
      <w:r>
        <w:rPr>
          <w:rFonts w:hint="eastAsia"/>
          <w:sz w:val="20"/>
        </w:rPr>
        <w:t>|!|</w:t>
      </w:r>
    </w:p>
    <w:p w14:paraId="25278C81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France and Britain declared war on Germany; (ii) </w:t>
      </w:r>
      <w:r w:rsidR="00566CEC" w:rsidRPr="00DC1C14">
        <w:rPr>
          <w:sz w:val="20"/>
        </w:rPr>
        <w:t>t</w:t>
      </w:r>
      <w:r w:rsidRPr="00DC1C14">
        <w:rPr>
          <w:sz w:val="20"/>
        </w:rPr>
        <w:t>he fall of Berlin; (iii) the fall of Paris to the Nazis</w:t>
      </w:r>
    </w:p>
    <w:p w14:paraId="7946035B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DFBB9BD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0D114EEC" w14:textId="77777777" w:rsidR="0070575B" w:rsidRPr="00DC1C14" w:rsidRDefault="0070575B" w:rsidP="003E1329">
      <w:pPr>
        <w:jc w:val="both"/>
        <w:rPr>
          <w:sz w:val="20"/>
        </w:rPr>
      </w:pPr>
    </w:p>
    <w:p w14:paraId="6C0D5D3E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48</w:t>
      </w:r>
      <w:r>
        <w:rPr>
          <w:rFonts w:hint="eastAsia"/>
          <w:sz w:val="20"/>
        </w:rPr>
        <w:t>|!|</w:t>
      </w:r>
    </w:p>
    <w:p w14:paraId="57BF057D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Atomic bombing of Hiroshima; (ii) the death of Hitler; (iii) </w:t>
      </w:r>
      <w:r w:rsidR="00566CEC" w:rsidRPr="00DC1C14">
        <w:rPr>
          <w:sz w:val="20"/>
        </w:rPr>
        <w:t>t</w:t>
      </w:r>
      <w:r w:rsidRPr="00DC1C14">
        <w:rPr>
          <w:sz w:val="20"/>
        </w:rPr>
        <w:t xml:space="preserve">he Pearl </w:t>
      </w:r>
      <w:proofErr w:type="spellStart"/>
      <w:r w:rsidRPr="00DC1C14">
        <w:rPr>
          <w:sz w:val="20"/>
        </w:rPr>
        <w:t>Harbo</w:t>
      </w:r>
      <w:r w:rsidR="00271CC4">
        <w:rPr>
          <w:rFonts w:hint="eastAsia"/>
          <w:sz w:val="20"/>
        </w:rPr>
        <w:t>u</w:t>
      </w:r>
      <w:r w:rsidRPr="00DC1C14">
        <w:rPr>
          <w:sz w:val="20"/>
        </w:rPr>
        <w:t>r</w:t>
      </w:r>
      <w:proofErr w:type="spellEnd"/>
      <w:r w:rsidRPr="00DC1C14">
        <w:rPr>
          <w:sz w:val="20"/>
        </w:rPr>
        <w:t xml:space="preserve"> Incident</w:t>
      </w:r>
    </w:p>
    <w:p w14:paraId="564270E3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DF1A48F" w14:textId="77777777" w:rsidR="0070575B" w:rsidRDefault="0070575B" w:rsidP="003E1329">
      <w:pPr>
        <w:jc w:val="both"/>
        <w:rPr>
          <w:rFonts w:hint="eastAsia"/>
          <w:sz w:val="20"/>
        </w:rPr>
      </w:pPr>
      <w:r w:rsidRPr="00DC1C14">
        <w:rPr>
          <w:sz w:val="20"/>
        </w:rPr>
        <w:t>##(iii); 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4A42D199" w14:textId="77777777" w:rsidR="00C07D60" w:rsidRDefault="00C07D60" w:rsidP="003E1329">
      <w:pPr>
        <w:jc w:val="both"/>
        <w:rPr>
          <w:rFonts w:hint="eastAsia"/>
          <w:sz w:val="20"/>
        </w:rPr>
      </w:pPr>
    </w:p>
    <w:p w14:paraId="006FB7A6" w14:textId="77777777" w:rsidR="00C07D60" w:rsidRPr="00DC1C14" w:rsidRDefault="00C07D60" w:rsidP="003E1329">
      <w:pPr>
        <w:jc w:val="both"/>
        <w:rPr>
          <w:rFonts w:hint="eastAsia"/>
          <w:sz w:val="20"/>
        </w:rPr>
      </w:pPr>
    </w:p>
    <w:p w14:paraId="58E4FF58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49</w:t>
      </w:r>
      <w:r>
        <w:rPr>
          <w:rFonts w:hint="eastAsia"/>
          <w:sz w:val="20"/>
        </w:rPr>
        <w:t>|!|</w:t>
      </w:r>
    </w:p>
    <w:p w14:paraId="6424BAF8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</w:t>
      </w:r>
      <w:r w:rsidR="00C05B81" w:rsidRPr="00DC1C14">
        <w:rPr>
          <w:sz w:val="20"/>
        </w:rPr>
        <w:t>The formation of the</w:t>
      </w:r>
      <w:r w:rsidRPr="00DC1C14">
        <w:rPr>
          <w:sz w:val="20"/>
        </w:rPr>
        <w:t xml:space="preserve"> Weimar Republic; (ii) Hitler </w:t>
      </w:r>
      <w:r w:rsidR="00C05B81" w:rsidRPr="00DC1C14">
        <w:rPr>
          <w:sz w:val="20"/>
        </w:rPr>
        <w:t>became chancellor</w:t>
      </w:r>
      <w:r w:rsidRPr="00DC1C14">
        <w:rPr>
          <w:sz w:val="20"/>
        </w:rPr>
        <w:t>; (iii) Hitler occupied Czechoslovakia</w:t>
      </w:r>
    </w:p>
    <w:p w14:paraId="7025A5E4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F5A07F2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</w:t>
      </w:r>
      <w:r w:rsidR="00C05B81" w:rsidRPr="00DC1C14">
        <w:rPr>
          <w:sz w:val="20"/>
        </w:rPr>
        <w:t>i</w:t>
      </w:r>
      <w:r w:rsidRPr="00DC1C14">
        <w:rPr>
          <w:sz w:val="20"/>
        </w:rPr>
        <w:t>); (iii)##</w:t>
      </w:r>
    </w:p>
    <w:p w14:paraId="6BEFD34F" w14:textId="77777777" w:rsidR="0070575B" w:rsidRPr="00DC1C14" w:rsidRDefault="0070575B" w:rsidP="003E1329">
      <w:pPr>
        <w:jc w:val="both"/>
        <w:rPr>
          <w:sz w:val="20"/>
        </w:rPr>
      </w:pPr>
    </w:p>
    <w:p w14:paraId="6A8A7C67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5</w:t>
      </w:r>
      <w:r>
        <w:rPr>
          <w:rFonts w:hint="eastAsia"/>
          <w:sz w:val="20"/>
        </w:rPr>
        <w:t>0|!|</w:t>
      </w:r>
    </w:p>
    <w:p w14:paraId="5DD35B40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lastRenderedPageBreak/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 xml:space="preserve">) Germany was divided into West and East Germany; (ii) Germany was divided into four occupation zones; (iii) Germany </w:t>
      </w:r>
      <w:r w:rsidR="00566CEC" w:rsidRPr="00DC1C14">
        <w:rPr>
          <w:sz w:val="20"/>
        </w:rPr>
        <w:t xml:space="preserve">was </w:t>
      </w:r>
      <w:r w:rsidRPr="00DC1C14">
        <w:rPr>
          <w:sz w:val="20"/>
        </w:rPr>
        <w:t>reunified</w:t>
      </w:r>
    </w:p>
    <w:p w14:paraId="10608C4E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2F34EF2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(iii)##</w:t>
      </w:r>
    </w:p>
    <w:p w14:paraId="2B28861D" w14:textId="77777777" w:rsidR="0070575B" w:rsidRPr="00DC1C14" w:rsidRDefault="0070575B" w:rsidP="003E1329">
      <w:pPr>
        <w:jc w:val="both"/>
        <w:rPr>
          <w:sz w:val="20"/>
        </w:rPr>
      </w:pPr>
    </w:p>
    <w:p w14:paraId="4CADC51A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5</w:t>
      </w:r>
      <w:r>
        <w:rPr>
          <w:rFonts w:hint="eastAsia"/>
          <w:sz w:val="20"/>
        </w:rPr>
        <w:t>1|!|</w:t>
      </w:r>
    </w:p>
    <w:p w14:paraId="416F439F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Russia withdrew from the First World War; (ii) Lenin renamed Russia as the USSR; (iii) the breakup of the Soviet Union</w:t>
      </w:r>
    </w:p>
    <w:p w14:paraId="6482080C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B7B93AA" w14:textId="77777777" w:rsidR="0070575B" w:rsidRPr="00DC1C14" w:rsidRDefault="0070575B" w:rsidP="003E1329">
      <w:pPr>
        <w:jc w:val="both"/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(ii); (iii)##</w:t>
      </w:r>
    </w:p>
    <w:p w14:paraId="7EDCE2C1" w14:textId="77777777" w:rsidR="0070575B" w:rsidRPr="00DC1C14" w:rsidRDefault="0070575B" w:rsidP="003E1329">
      <w:pPr>
        <w:jc w:val="both"/>
        <w:rPr>
          <w:sz w:val="20"/>
        </w:rPr>
      </w:pPr>
    </w:p>
    <w:p w14:paraId="7AF40C02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52</w:t>
      </w:r>
      <w:r>
        <w:rPr>
          <w:rFonts w:hint="eastAsia"/>
          <w:sz w:val="20"/>
        </w:rPr>
        <w:t>|!|</w:t>
      </w:r>
    </w:p>
    <w:p w14:paraId="7F7D9957" w14:textId="77777777" w:rsidR="0070575B" w:rsidRPr="00DC1C14" w:rsidRDefault="0070575B" w:rsidP="003E1329">
      <w:pPr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formation of NATO; (ii) the Vietnam War; (iii) the end of the Korean War</w:t>
      </w:r>
    </w:p>
    <w:p w14:paraId="10709F1C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B94BC6E" w14:textId="77777777" w:rsidR="0070575B" w:rsidRPr="00DC1C14" w:rsidRDefault="0070575B" w:rsidP="003E1329">
      <w:pPr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240D97D6" w14:textId="77777777" w:rsidR="0070575B" w:rsidRPr="00DC1C14" w:rsidRDefault="0070575B" w:rsidP="003E1329">
      <w:pPr>
        <w:rPr>
          <w:sz w:val="20"/>
        </w:rPr>
      </w:pPr>
    </w:p>
    <w:p w14:paraId="3886B858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53</w:t>
      </w:r>
      <w:r>
        <w:rPr>
          <w:rFonts w:hint="eastAsia"/>
          <w:sz w:val="20"/>
        </w:rPr>
        <w:t>|!|</w:t>
      </w:r>
    </w:p>
    <w:p w14:paraId="235AEC60" w14:textId="77777777" w:rsidR="0070575B" w:rsidRPr="00DC1C14" w:rsidRDefault="0070575B" w:rsidP="003E1329">
      <w:pPr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Cuban Missile Crisis; (ii) the Korean War; (iii) the construction of the Berlin Wall</w:t>
      </w:r>
    </w:p>
    <w:p w14:paraId="722AE1A2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21EFDFB" w14:textId="77777777" w:rsidR="0070575B" w:rsidRPr="00DC1C14" w:rsidRDefault="0070575B" w:rsidP="003E1329">
      <w:pPr>
        <w:rPr>
          <w:sz w:val="20"/>
        </w:rPr>
      </w:pPr>
      <w:r w:rsidRPr="00DC1C14">
        <w:rPr>
          <w:sz w:val="20"/>
        </w:rPr>
        <w:t>##(ii); (iii);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)##</w:t>
      </w:r>
    </w:p>
    <w:p w14:paraId="2A02893C" w14:textId="77777777" w:rsidR="0070575B" w:rsidRPr="00DC1C14" w:rsidRDefault="0070575B" w:rsidP="003E1329">
      <w:pPr>
        <w:rPr>
          <w:sz w:val="20"/>
        </w:rPr>
      </w:pPr>
    </w:p>
    <w:p w14:paraId="3E5790CC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54</w:t>
      </w:r>
      <w:r>
        <w:rPr>
          <w:rFonts w:hint="eastAsia"/>
          <w:sz w:val="20"/>
        </w:rPr>
        <w:t>|!|</w:t>
      </w:r>
    </w:p>
    <w:p w14:paraId="405ABF52" w14:textId="77777777" w:rsidR="0070575B" w:rsidRPr="00DC1C14" w:rsidRDefault="0070575B" w:rsidP="003E1329">
      <w:pPr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Gorbachev became the leader of the Soviet Union; (ii) the breakup of the Soviet Union; (iii) the reunification of Germany</w:t>
      </w:r>
    </w:p>
    <w:p w14:paraId="746A8520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58222BF" w14:textId="77777777" w:rsidR="0070575B" w:rsidRPr="00DC1C14" w:rsidRDefault="0070575B" w:rsidP="003E1329">
      <w:pPr>
        <w:rPr>
          <w:sz w:val="20"/>
        </w:rPr>
      </w:pPr>
      <w:r w:rsidRPr="00DC1C14">
        <w:rPr>
          <w:sz w:val="20"/>
        </w:rPr>
        <w:t>##(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(iii); (ii)##</w:t>
      </w:r>
    </w:p>
    <w:p w14:paraId="5C7BD878" w14:textId="77777777" w:rsidR="0070575B" w:rsidRPr="00DC1C14" w:rsidRDefault="0070575B" w:rsidP="003E1329">
      <w:pPr>
        <w:rPr>
          <w:sz w:val="20"/>
        </w:rPr>
      </w:pPr>
    </w:p>
    <w:p w14:paraId="162C60B1" w14:textId="77777777" w:rsidR="00A122CC" w:rsidRDefault="00A122CC" w:rsidP="003E1329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|!|EC310</w:t>
      </w:r>
      <w:r w:rsidR="00080BA5">
        <w:rPr>
          <w:rFonts w:hint="eastAsia"/>
          <w:sz w:val="20"/>
        </w:rPr>
        <w:t>55</w:t>
      </w:r>
      <w:r>
        <w:rPr>
          <w:rFonts w:hint="eastAsia"/>
          <w:sz w:val="20"/>
        </w:rPr>
        <w:t>|!|</w:t>
      </w:r>
    </w:p>
    <w:p w14:paraId="3F862BC2" w14:textId="77777777" w:rsidR="0070575B" w:rsidRPr="00DC1C14" w:rsidRDefault="0070575B" w:rsidP="003E1329">
      <w:pPr>
        <w:rPr>
          <w:sz w:val="20"/>
        </w:rPr>
      </w:pPr>
      <w:r w:rsidRPr="00DC1C14">
        <w:rPr>
          <w:sz w:val="20"/>
        </w:rPr>
        <w:t>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 the end of the Korean War; (ii) the Berlin Blockade; (iii) the end of the Vietnam War</w:t>
      </w:r>
    </w:p>
    <w:p w14:paraId="194999EE" w14:textId="77777777" w:rsidR="0080497E" w:rsidRDefault="0080497E" w:rsidP="003E1329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7A2FAE1" w14:textId="77777777" w:rsidR="0070575B" w:rsidRDefault="0070575B" w:rsidP="003E1329">
      <w:pPr>
        <w:rPr>
          <w:rFonts w:hint="eastAsia"/>
          <w:sz w:val="20"/>
        </w:rPr>
      </w:pPr>
      <w:r w:rsidRPr="00DC1C14">
        <w:rPr>
          <w:sz w:val="20"/>
        </w:rPr>
        <w:t>##(ii); (</w:t>
      </w:r>
      <w:proofErr w:type="spellStart"/>
      <w:r w:rsidRPr="00DC1C14">
        <w:rPr>
          <w:sz w:val="20"/>
        </w:rPr>
        <w:t>i</w:t>
      </w:r>
      <w:proofErr w:type="spellEnd"/>
      <w:r w:rsidRPr="00DC1C14">
        <w:rPr>
          <w:sz w:val="20"/>
        </w:rPr>
        <w:t>); (iii)##</w:t>
      </w:r>
    </w:p>
    <w:p w14:paraId="027F6528" w14:textId="77777777" w:rsidR="006453EA" w:rsidRPr="00DC1C14" w:rsidRDefault="006453EA" w:rsidP="003E1329">
      <w:pPr>
        <w:rPr>
          <w:rFonts w:hint="eastAsia"/>
          <w:sz w:val="20"/>
        </w:rPr>
      </w:pPr>
    </w:p>
    <w:sectPr w:rsidR="006453EA" w:rsidRPr="00DC1C14" w:rsidSect="0032537B">
      <w:headerReference w:type="default" r:id="rId7"/>
      <w:footerReference w:type="default" r:id="rId8"/>
      <w:pgSz w:w="11906" w:h="16838" w:code="9"/>
      <w:pgMar w:top="851" w:right="1701" w:bottom="851" w:left="1701" w:header="851" w:footer="851" w:gutter="0"/>
      <w:pgNumType w:start="49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8DB4" w14:textId="77777777" w:rsidR="00C307EC" w:rsidRDefault="00C307EC">
      <w:r>
        <w:separator/>
      </w:r>
    </w:p>
  </w:endnote>
  <w:endnote w:type="continuationSeparator" w:id="0">
    <w:p w14:paraId="075D35D9" w14:textId="77777777" w:rsidR="00C307EC" w:rsidRDefault="00C30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A642" w14:textId="77777777" w:rsidR="00C07D60" w:rsidDel="000E5680" w:rsidRDefault="00C07D60" w:rsidP="0032537B">
    <w:pPr>
      <w:pStyle w:val="Footer"/>
      <w:tabs>
        <w:tab w:val="clear" w:pos="8306"/>
      </w:tabs>
      <w:rPr>
        <w:del w:id="7" w:author="Aristo" w:date="2010-02-24T16:41:00Z"/>
        <w:rFonts w:hint="eastAsia"/>
      </w:rPr>
    </w:pPr>
    <w:del w:id="8" w:author="Aristo" w:date="2010-02-24T16:41:00Z">
      <w:r w:rsidDel="000E5680">
        <w:rPr>
          <w:rFonts w:hint="eastAsia"/>
        </w:rPr>
        <w:delText>______________________________________________________________________________</w:delText>
      </w:r>
    </w:del>
  </w:p>
  <w:p w14:paraId="6C81ED65" w14:textId="77777777" w:rsidR="00C07D60" w:rsidRDefault="00C07D60" w:rsidP="0032537B">
    <w:pPr>
      <w:pStyle w:val="Footer"/>
      <w:tabs>
        <w:tab w:val="clear" w:pos="8306"/>
      </w:tabs>
      <w:rPr>
        <w:rFonts w:hint="eastAsia"/>
      </w:rPr>
    </w:pPr>
    <w:del w:id="9" w:author="Aristo" w:date="2010-02-24T16:41:00Z">
      <w:r w:rsidDel="000E5680">
        <w:delText>©</w:delText>
      </w:r>
      <w:r w:rsidDel="000E5680">
        <w:rPr>
          <w:rFonts w:hint="eastAsia"/>
        </w:rPr>
        <w:delText xml:space="preserve"> Aristo Educational Press Ltd. 2010                                                     </w:delText>
      </w:r>
      <w:r w:rsidDel="000E5680">
        <w:rPr>
          <w:rStyle w:val="PageNumber"/>
        </w:rPr>
        <w:fldChar w:fldCharType="begin"/>
      </w:r>
      <w:r w:rsidDel="000E5680">
        <w:rPr>
          <w:rStyle w:val="PageNumber"/>
        </w:rPr>
        <w:delInstrText xml:space="preserve"> PAGE </w:delInstrText>
      </w:r>
      <w:r w:rsidDel="000E5680">
        <w:rPr>
          <w:rStyle w:val="PageNumber"/>
        </w:rPr>
        <w:fldChar w:fldCharType="separate"/>
      </w:r>
      <w:r w:rsidR="000E5680" w:rsidDel="000E5680">
        <w:rPr>
          <w:rStyle w:val="PageNumber"/>
          <w:noProof/>
        </w:rPr>
        <w:delText>49</w:delText>
      </w:r>
      <w:r w:rsidDel="000E5680">
        <w:rPr>
          <w:rStyle w:val="PageNumber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E5515" w14:textId="77777777" w:rsidR="00C307EC" w:rsidRDefault="00C307EC">
      <w:r>
        <w:separator/>
      </w:r>
    </w:p>
  </w:footnote>
  <w:footnote w:type="continuationSeparator" w:id="0">
    <w:p w14:paraId="051121D5" w14:textId="77777777" w:rsidR="00C307EC" w:rsidRDefault="00C30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12D3" w14:textId="77777777" w:rsidR="00C07D60" w:rsidDel="000E5680" w:rsidRDefault="00C07D60" w:rsidP="0032537B">
    <w:pPr>
      <w:pStyle w:val="Header"/>
      <w:jc w:val="center"/>
      <w:rPr>
        <w:del w:id="2" w:author="Aristo" w:date="2010-02-24T16:41:00Z"/>
        <w:rFonts w:hint="eastAsia"/>
      </w:rPr>
    </w:pPr>
    <w:del w:id="3" w:author="Aristo" w:date="2010-02-24T16:41:00Z">
      <w:r w:rsidDel="000E5680">
        <w:rPr>
          <w:rFonts w:hint="eastAsia"/>
        </w:rPr>
        <w:delText>New Journey Through History 3</w:delText>
      </w:r>
    </w:del>
  </w:p>
  <w:p w14:paraId="617007BC" w14:textId="77777777" w:rsidR="00C07D60" w:rsidDel="000E5680" w:rsidRDefault="00C07D60" w:rsidP="0032537B">
    <w:pPr>
      <w:pStyle w:val="Header"/>
      <w:jc w:val="center"/>
      <w:rPr>
        <w:del w:id="4" w:author="Aristo" w:date="2010-02-24T16:41:00Z"/>
        <w:rFonts w:hint="eastAsia"/>
      </w:rPr>
    </w:pPr>
    <w:del w:id="5" w:author="Aristo" w:date="2010-02-24T16:41:00Z">
      <w:r w:rsidDel="000E5680">
        <w:rPr>
          <w:rFonts w:hint="eastAsia"/>
        </w:rPr>
        <w:delText>Topic: International conflicts and threats to peace in the 20th century</w:delText>
      </w:r>
    </w:del>
  </w:p>
  <w:p w14:paraId="21E5A465" w14:textId="77777777" w:rsidR="00C07D60" w:rsidRDefault="00C07D60" w:rsidP="0032537B">
    <w:pPr>
      <w:pStyle w:val="Header"/>
      <w:jc w:val="center"/>
      <w:rPr>
        <w:rFonts w:hint="eastAsia"/>
      </w:rPr>
    </w:pPr>
    <w:del w:id="6" w:author="Aristo" w:date="2010-02-24T16:41:00Z">
      <w:r w:rsidDel="000E5680">
        <w:rPr>
          <w:rFonts w:hint="eastAsia"/>
        </w:rPr>
        <w:delText>_____________________________________________________________________________________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6CEC"/>
    <w:rsid w:val="00080BA5"/>
    <w:rsid w:val="000878C6"/>
    <w:rsid w:val="00092BAC"/>
    <w:rsid w:val="000B2317"/>
    <w:rsid w:val="000E5680"/>
    <w:rsid w:val="001140E3"/>
    <w:rsid w:val="001C001E"/>
    <w:rsid w:val="0022488B"/>
    <w:rsid w:val="00230898"/>
    <w:rsid w:val="00271CC4"/>
    <w:rsid w:val="002A6D0E"/>
    <w:rsid w:val="002C3AE2"/>
    <w:rsid w:val="00304CD1"/>
    <w:rsid w:val="0032537B"/>
    <w:rsid w:val="00336899"/>
    <w:rsid w:val="00390748"/>
    <w:rsid w:val="003B1531"/>
    <w:rsid w:val="003D780E"/>
    <w:rsid w:val="003E1329"/>
    <w:rsid w:val="004E6FBA"/>
    <w:rsid w:val="00566CEC"/>
    <w:rsid w:val="00567772"/>
    <w:rsid w:val="00581B03"/>
    <w:rsid w:val="005E3350"/>
    <w:rsid w:val="0064114B"/>
    <w:rsid w:val="00644B89"/>
    <w:rsid w:val="006453EA"/>
    <w:rsid w:val="006F6281"/>
    <w:rsid w:val="0070575B"/>
    <w:rsid w:val="0074744D"/>
    <w:rsid w:val="007665A1"/>
    <w:rsid w:val="00786F1C"/>
    <w:rsid w:val="007A09B6"/>
    <w:rsid w:val="0080497E"/>
    <w:rsid w:val="00850CFA"/>
    <w:rsid w:val="0091256E"/>
    <w:rsid w:val="00950EE3"/>
    <w:rsid w:val="009602CC"/>
    <w:rsid w:val="00A027DE"/>
    <w:rsid w:val="00A122CC"/>
    <w:rsid w:val="00AB6E6E"/>
    <w:rsid w:val="00AE33E1"/>
    <w:rsid w:val="00B01CFE"/>
    <w:rsid w:val="00B63AA2"/>
    <w:rsid w:val="00BD4EDA"/>
    <w:rsid w:val="00BE2827"/>
    <w:rsid w:val="00BF6130"/>
    <w:rsid w:val="00C05B81"/>
    <w:rsid w:val="00C07D60"/>
    <w:rsid w:val="00C2603D"/>
    <w:rsid w:val="00C306CE"/>
    <w:rsid w:val="00C307EC"/>
    <w:rsid w:val="00CA0416"/>
    <w:rsid w:val="00D01D03"/>
    <w:rsid w:val="00D30971"/>
    <w:rsid w:val="00D626BF"/>
    <w:rsid w:val="00D77A0A"/>
    <w:rsid w:val="00DC1C14"/>
    <w:rsid w:val="00E20214"/>
    <w:rsid w:val="00E823B9"/>
    <w:rsid w:val="00E93E90"/>
    <w:rsid w:val="00EA6C27"/>
    <w:rsid w:val="00F970B0"/>
    <w:rsid w:val="00FA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F5498"/>
  <w15:chartTrackingRefBased/>
  <w15:docId w15:val="{9FD70F36-D74E-C745-AD22-7FE58B4C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eastAsia="MingLiU"/>
      <w:kern w:val="2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</w:style>
  <w:style w:type="paragraph" w:styleId="BalloonText">
    <w:name w:val="Balloon Text"/>
    <w:basedOn w:val="Normal"/>
    <w:semiHidden/>
    <w:rsid w:val="00566CE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1256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rsid w:val="0091256E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rsid w:val="0032537B"/>
  </w:style>
  <w:style w:type="paragraph" w:styleId="Revision">
    <w:name w:val="Revision"/>
    <w:hidden/>
    <w:uiPriority w:val="99"/>
    <w:semiHidden/>
    <w:rsid w:val="00D626BF"/>
    <w:rPr>
      <w:rFonts w:eastAsia="MingLiU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1903</Words>
  <Characters>10851</Characters>
  <Application>Microsoft Office Word</Application>
  <DocSecurity>0</DocSecurity>
  <Lines>90</Lines>
  <Paragraphs>25</Paragraphs>
  <ScaleCrop>false</ScaleCrop>
  <Company>Aristo</Company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時序</dc:title>
  <dc:subject/>
  <dc:creator>Susanna</dc:creator>
  <cp:keywords/>
  <cp:lastModifiedBy>Kingsley Sham</cp:lastModifiedBy>
  <cp:revision>2</cp:revision>
  <cp:lastPrinted>2010-02-17T08:44:00Z</cp:lastPrinted>
  <dcterms:created xsi:type="dcterms:W3CDTF">2026-06-06T04:08:00Z</dcterms:created>
  <dcterms:modified xsi:type="dcterms:W3CDTF">2026-06-06T04:08:00Z</dcterms:modified>
</cp:coreProperties>
</file>